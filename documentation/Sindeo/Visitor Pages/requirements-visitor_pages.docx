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17A844" w14:textId="3C5A492E" w:rsidR="00483603" w:rsidRDefault="0049792E" w:rsidP="00483603">
      <w:pPr>
        <w:rPr>
          <w:b/>
          <w:u w:val="single"/>
        </w:rPr>
      </w:pPr>
      <w:del w:id="0" w:author="Ori Y Zohar" w:date="2013-11-07T10:47:00Z">
        <w:r w:rsidDel="005B664D">
          <w:rPr>
            <w:b/>
            <w:u w:val="single"/>
          </w:rPr>
          <w:delText>-</w:delText>
        </w:r>
      </w:del>
      <w:r w:rsidR="007647B6">
        <w:rPr>
          <w:b/>
          <w:u w:val="single"/>
        </w:rPr>
        <w:t>Global</w:t>
      </w:r>
    </w:p>
    <w:p w14:paraId="0152E151" w14:textId="77777777" w:rsidR="001E6008" w:rsidRPr="00952FA0" w:rsidRDefault="001E6008" w:rsidP="00483603">
      <w:pPr>
        <w:pStyle w:val="ListParagraph"/>
        <w:numPr>
          <w:ilvl w:val="0"/>
          <w:numId w:val="1"/>
        </w:numPr>
        <w:rPr>
          <w:b/>
          <w:color w:val="FF0000"/>
        </w:rPr>
      </w:pPr>
      <w:r w:rsidRPr="00952FA0">
        <w:rPr>
          <w:b/>
          <w:color w:val="FF0000"/>
        </w:rPr>
        <w:t>Page header</w:t>
      </w:r>
    </w:p>
    <w:p w14:paraId="639A8C8F" w14:textId="72EA8139" w:rsidR="001E6008" w:rsidRPr="00952FA0" w:rsidRDefault="001E6008" w:rsidP="001E6008">
      <w:pPr>
        <w:pStyle w:val="ListParagraph"/>
        <w:numPr>
          <w:ilvl w:val="1"/>
          <w:numId w:val="1"/>
        </w:numPr>
        <w:rPr>
          <w:color w:val="FF0000"/>
        </w:rPr>
      </w:pPr>
      <w:r w:rsidRPr="00952FA0">
        <w:rPr>
          <w:color w:val="FF0000"/>
        </w:rPr>
        <w:t>(</w:t>
      </w:r>
      <w:proofErr w:type="spellStart"/>
      <w:r w:rsidRPr="00952FA0">
        <w:rPr>
          <w:color w:val="FF0000"/>
        </w:rPr>
        <w:t>Sindeo</w:t>
      </w:r>
      <w:proofErr w:type="spellEnd"/>
      <w:r w:rsidRPr="00952FA0">
        <w:rPr>
          <w:color w:val="FF0000"/>
        </w:rPr>
        <w:t xml:space="preserve"> Logo)</w:t>
      </w:r>
      <w:r w:rsidR="00684F41" w:rsidRPr="00952FA0">
        <w:rPr>
          <w:color w:val="FF0000"/>
        </w:rPr>
        <w:t xml:space="preserve"> </w:t>
      </w:r>
      <w:r w:rsidR="00684F41" w:rsidRPr="00952FA0">
        <w:rPr>
          <w:i/>
          <w:color w:val="FF0000"/>
        </w:rPr>
        <w:t>in upper left corner</w:t>
      </w:r>
    </w:p>
    <w:p w14:paraId="6C72D04D" w14:textId="3631061D" w:rsidR="00684F41" w:rsidRPr="00952FA0" w:rsidRDefault="001E6008" w:rsidP="00684F41">
      <w:pPr>
        <w:pStyle w:val="ListParagraph"/>
        <w:numPr>
          <w:ilvl w:val="1"/>
          <w:numId w:val="1"/>
        </w:numPr>
        <w:rPr>
          <w:color w:val="FF0000"/>
        </w:rPr>
      </w:pPr>
      <w:r w:rsidRPr="00952FA0">
        <w:rPr>
          <w:color w:val="FF0000"/>
        </w:rPr>
        <w:t>Need help? Call us at 1-855-SINDEO1 (</w:t>
      </w:r>
      <w:ins w:id="1" w:author="Betsy Chapman" w:date="2013-11-07T15:19:00Z">
        <w:r w:rsidR="009C6721">
          <w:rPr>
            <w:color w:val="FF0000"/>
          </w:rPr>
          <w:t>1-855-</w:t>
        </w:r>
      </w:ins>
      <w:r w:rsidRPr="00952FA0">
        <w:rPr>
          <w:color w:val="FF0000"/>
        </w:rPr>
        <w:t>746-3361)</w:t>
      </w:r>
      <w:r w:rsidR="00684F41" w:rsidRPr="00952FA0">
        <w:rPr>
          <w:color w:val="FF0000"/>
        </w:rPr>
        <w:t xml:space="preserve"> </w:t>
      </w:r>
      <w:r w:rsidR="00684F41" w:rsidRPr="00952FA0">
        <w:rPr>
          <w:i/>
          <w:color w:val="FF0000"/>
        </w:rPr>
        <w:t>in upper right corner</w:t>
      </w:r>
    </w:p>
    <w:p w14:paraId="34E06294" w14:textId="0BAE1E26" w:rsidR="00483603" w:rsidRPr="00952FA0" w:rsidRDefault="001E6008" w:rsidP="00684F41">
      <w:pPr>
        <w:pStyle w:val="ListParagraph"/>
        <w:numPr>
          <w:ilvl w:val="1"/>
          <w:numId w:val="1"/>
        </w:numPr>
        <w:rPr>
          <w:color w:val="FF0000"/>
        </w:rPr>
      </w:pPr>
      <w:r w:rsidRPr="00952FA0">
        <w:rPr>
          <w:color w:val="FF0000"/>
        </w:rPr>
        <w:t>M</w:t>
      </w:r>
      <w:r w:rsidR="00483603" w:rsidRPr="00952FA0">
        <w:rPr>
          <w:color w:val="FF0000"/>
        </w:rPr>
        <w:t xml:space="preserve">enu bar: </w:t>
      </w:r>
    </w:p>
    <w:p w14:paraId="10DD5550" w14:textId="572263BA" w:rsidR="00684F41" w:rsidRPr="00952FA0" w:rsidRDefault="00684F41" w:rsidP="00684F41">
      <w:pPr>
        <w:pStyle w:val="ListParagraph"/>
        <w:numPr>
          <w:ilvl w:val="2"/>
          <w:numId w:val="1"/>
        </w:numPr>
        <w:rPr>
          <w:color w:val="FF0000"/>
        </w:rPr>
      </w:pPr>
      <w:r w:rsidRPr="00952FA0">
        <w:rPr>
          <w:color w:val="FF0000"/>
        </w:rPr>
        <w:t>Categories</w:t>
      </w:r>
    </w:p>
    <w:p w14:paraId="161E9763" w14:textId="26B1F7B3" w:rsidR="00684F41" w:rsidRPr="00952FA0" w:rsidRDefault="00684F41" w:rsidP="00684F41">
      <w:pPr>
        <w:pStyle w:val="ListParagraph"/>
        <w:numPr>
          <w:ilvl w:val="3"/>
          <w:numId w:val="1"/>
        </w:numPr>
        <w:rPr>
          <w:color w:val="FF0000"/>
        </w:rPr>
      </w:pPr>
      <w:r w:rsidRPr="00952FA0">
        <w:rPr>
          <w:color w:val="FF0000"/>
        </w:rPr>
        <w:t>Learn</w:t>
      </w:r>
    </w:p>
    <w:p w14:paraId="7407F178" w14:textId="3F249B44" w:rsidR="00684F41" w:rsidRPr="00952FA0" w:rsidRDefault="00684F41" w:rsidP="00684F41">
      <w:pPr>
        <w:pStyle w:val="ListParagraph"/>
        <w:numPr>
          <w:ilvl w:val="4"/>
          <w:numId w:val="1"/>
        </w:numPr>
        <w:rPr>
          <w:rFonts w:ascii="Times New Roman" w:hAnsi="Times New Roman" w:cs="Times New Roman"/>
          <w:color w:val="FF0000"/>
        </w:rPr>
      </w:pPr>
      <w:r w:rsidRPr="00952FA0">
        <w:rPr>
          <w:rFonts w:ascii="Times New Roman" w:hAnsi="Times New Roman" w:cs="Times New Roman"/>
          <w:color w:val="FF0000"/>
        </w:rPr>
        <w:t>Mortgage Profile Builder</w:t>
      </w:r>
    </w:p>
    <w:p w14:paraId="6FC79143" w14:textId="77777777" w:rsidR="00684F41" w:rsidRPr="00952FA0" w:rsidRDefault="00684F41" w:rsidP="00684F41">
      <w:pPr>
        <w:pStyle w:val="ListParagraph"/>
        <w:numPr>
          <w:ilvl w:val="4"/>
          <w:numId w:val="1"/>
        </w:numPr>
        <w:rPr>
          <w:rFonts w:ascii="Times New Roman" w:hAnsi="Times New Roman" w:cs="Times New Roman"/>
          <w:b/>
          <w:color w:val="FF0000"/>
        </w:rPr>
      </w:pPr>
      <w:r w:rsidRPr="00952FA0">
        <w:rPr>
          <w:rFonts w:ascii="Times New Roman" w:hAnsi="Times New Roman" w:cs="Times New Roman"/>
          <w:color w:val="FF0000"/>
        </w:rPr>
        <w:t>Mortgage Types</w:t>
      </w:r>
    </w:p>
    <w:p w14:paraId="35756747" w14:textId="78BFB65D" w:rsidR="00684F41" w:rsidRPr="00952FA0" w:rsidRDefault="00684F41" w:rsidP="00684F41">
      <w:pPr>
        <w:pStyle w:val="ListParagraph"/>
        <w:numPr>
          <w:ilvl w:val="4"/>
          <w:numId w:val="1"/>
        </w:numPr>
        <w:rPr>
          <w:rFonts w:ascii="Times New Roman" w:hAnsi="Times New Roman" w:cs="Times New Roman"/>
          <w:b/>
          <w:color w:val="FF0000"/>
        </w:rPr>
      </w:pPr>
      <w:r w:rsidRPr="00952FA0">
        <w:rPr>
          <w:rFonts w:ascii="Times New Roman" w:hAnsi="Times New Roman" w:cs="Times New Roman"/>
          <w:color w:val="FF0000"/>
        </w:rPr>
        <w:t>Today’s Rates</w:t>
      </w:r>
    </w:p>
    <w:p w14:paraId="6DC40F8F" w14:textId="66C6FE39" w:rsidR="00684F41" w:rsidRPr="00BF4BC9" w:rsidRDefault="00684F41" w:rsidP="00BF4BC9">
      <w:pPr>
        <w:pStyle w:val="ListParagraph"/>
        <w:numPr>
          <w:ilvl w:val="3"/>
          <w:numId w:val="1"/>
        </w:numPr>
        <w:rPr>
          <w:color w:val="FF0000"/>
        </w:rPr>
      </w:pPr>
      <w:r w:rsidRPr="00952FA0">
        <w:rPr>
          <w:color w:val="FF0000"/>
        </w:rPr>
        <w:t>Apply</w:t>
      </w:r>
    </w:p>
    <w:p w14:paraId="782B9656" w14:textId="155AD05A" w:rsidR="00483603" w:rsidRPr="00952FA0" w:rsidRDefault="0018799F" w:rsidP="00684F41">
      <w:pPr>
        <w:pStyle w:val="ListParagraph"/>
        <w:numPr>
          <w:ilvl w:val="3"/>
          <w:numId w:val="1"/>
        </w:numPr>
        <w:rPr>
          <w:color w:val="FF0000"/>
        </w:rPr>
      </w:pPr>
      <w:r w:rsidRPr="00952FA0">
        <w:rPr>
          <w:color w:val="FF0000"/>
        </w:rPr>
        <w:t>About</w:t>
      </w:r>
      <w:ins w:id="2" w:author="Ori Y Zohar" w:date="2013-11-07T11:12:00Z">
        <w:r w:rsidR="000F5E88">
          <w:rPr>
            <w:color w:val="FF0000"/>
          </w:rPr>
          <w:t xml:space="preserve"> Us</w:t>
        </w:r>
      </w:ins>
    </w:p>
    <w:p w14:paraId="2CC88E5F" w14:textId="77777777" w:rsidR="00684F41" w:rsidRPr="00952FA0" w:rsidRDefault="00684F41" w:rsidP="00684F41">
      <w:pPr>
        <w:pStyle w:val="ListParagraph"/>
        <w:numPr>
          <w:ilvl w:val="4"/>
          <w:numId w:val="1"/>
        </w:numPr>
        <w:rPr>
          <w:rFonts w:ascii="Times New Roman" w:hAnsi="Times New Roman" w:cs="Times New Roman"/>
          <w:b/>
          <w:color w:val="FF0000"/>
        </w:rPr>
      </w:pPr>
      <w:r w:rsidRPr="00952FA0">
        <w:rPr>
          <w:rFonts w:ascii="Times New Roman" w:hAnsi="Times New Roman" w:cs="Times New Roman"/>
          <w:color w:val="FF0000"/>
        </w:rPr>
        <w:t>Our Mission</w:t>
      </w:r>
    </w:p>
    <w:p w14:paraId="323ACCFE" w14:textId="260D1C63" w:rsidR="00684F41" w:rsidRPr="00952FA0" w:rsidRDefault="00684F41" w:rsidP="00684F41">
      <w:pPr>
        <w:pStyle w:val="ListParagraph"/>
        <w:numPr>
          <w:ilvl w:val="4"/>
          <w:numId w:val="1"/>
        </w:numPr>
        <w:rPr>
          <w:rFonts w:ascii="Times New Roman" w:hAnsi="Times New Roman" w:cs="Times New Roman"/>
          <w:b/>
          <w:color w:val="FF0000"/>
        </w:rPr>
      </w:pPr>
      <w:del w:id="3" w:author="Ori Y Zohar" w:date="2013-11-07T10:47:00Z">
        <w:r w:rsidRPr="00952FA0" w:rsidDel="005B664D">
          <w:rPr>
            <w:rFonts w:ascii="Times New Roman" w:hAnsi="Times New Roman" w:cs="Times New Roman"/>
            <w:color w:val="FF0000"/>
          </w:rPr>
          <w:delText>Our Simple Process</w:delText>
        </w:r>
      </w:del>
      <w:ins w:id="4" w:author="Ori Y Zohar" w:date="2013-11-07T11:04:00Z">
        <w:r w:rsidR="000F5E88">
          <w:rPr>
            <w:rFonts w:ascii="Times New Roman" w:hAnsi="Times New Roman" w:cs="Times New Roman"/>
            <w:color w:val="FF0000"/>
          </w:rPr>
          <w:t>Areas We Serve</w:t>
        </w:r>
      </w:ins>
    </w:p>
    <w:p w14:paraId="409E2EEE" w14:textId="77777777" w:rsidR="00684F41" w:rsidRPr="00952FA0" w:rsidRDefault="00684F41" w:rsidP="00684F41">
      <w:pPr>
        <w:pStyle w:val="ListParagraph"/>
        <w:numPr>
          <w:ilvl w:val="4"/>
          <w:numId w:val="1"/>
        </w:numPr>
        <w:rPr>
          <w:rFonts w:ascii="Times New Roman" w:hAnsi="Times New Roman" w:cs="Times New Roman"/>
          <w:b/>
          <w:color w:val="FF0000"/>
        </w:rPr>
      </w:pPr>
      <w:r w:rsidRPr="00952FA0">
        <w:rPr>
          <w:rFonts w:ascii="Times New Roman" w:hAnsi="Times New Roman" w:cs="Times New Roman"/>
          <w:color w:val="FF0000"/>
        </w:rPr>
        <w:t>Meet Our Advisors</w:t>
      </w:r>
    </w:p>
    <w:p w14:paraId="3EF984C5" w14:textId="77777777" w:rsidR="00684F41" w:rsidRPr="00952FA0" w:rsidRDefault="00684F41" w:rsidP="00684F41">
      <w:pPr>
        <w:pStyle w:val="ListParagraph"/>
        <w:numPr>
          <w:ilvl w:val="4"/>
          <w:numId w:val="1"/>
        </w:numPr>
        <w:rPr>
          <w:rFonts w:ascii="Times New Roman" w:hAnsi="Times New Roman" w:cs="Times New Roman"/>
          <w:b/>
          <w:color w:val="FF0000"/>
        </w:rPr>
      </w:pPr>
      <w:r w:rsidRPr="00952FA0">
        <w:rPr>
          <w:rFonts w:ascii="Times New Roman" w:hAnsi="Times New Roman" w:cs="Times New Roman"/>
          <w:color w:val="FF0000"/>
        </w:rPr>
        <w:t>Leadership Team</w:t>
      </w:r>
    </w:p>
    <w:p w14:paraId="2A6BF95F" w14:textId="413A72CE" w:rsidR="000F5E88" w:rsidRPr="000F5E88" w:rsidRDefault="00684F41" w:rsidP="004A2533">
      <w:pPr>
        <w:pStyle w:val="ListParagraph"/>
        <w:numPr>
          <w:ilvl w:val="4"/>
          <w:numId w:val="1"/>
        </w:numPr>
        <w:rPr>
          <w:ins w:id="5" w:author="Ori Y Zohar" w:date="2013-11-07T11:09:00Z"/>
          <w:rFonts w:ascii="Times New Roman" w:hAnsi="Times New Roman" w:cs="Times New Roman"/>
          <w:b/>
          <w:color w:val="FF0000"/>
          <w:rPrChange w:id="6" w:author="Ori Y Zohar" w:date="2013-11-07T11:09:00Z">
            <w:rPr>
              <w:ins w:id="7" w:author="Ori Y Zohar" w:date="2013-11-07T11:09:00Z"/>
              <w:rFonts w:ascii="Times New Roman" w:hAnsi="Times New Roman" w:cs="Times New Roman"/>
              <w:color w:val="FF0000"/>
            </w:rPr>
          </w:rPrChange>
        </w:rPr>
      </w:pPr>
      <w:r w:rsidRPr="00952FA0">
        <w:rPr>
          <w:rFonts w:ascii="Times New Roman" w:hAnsi="Times New Roman" w:cs="Times New Roman"/>
          <w:color w:val="FF0000"/>
        </w:rPr>
        <w:t>Careers</w:t>
      </w:r>
    </w:p>
    <w:p w14:paraId="7A530EE4" w14:textId="492A4CB8" w:rsidR="000F5E88" w:rsidRPr="000F5E88" w:rsidRDefault="000F5E88" w:rsidP="0046138F">
      <w:pPr>
        <w:pStyle w:val="ListParagraph"/>
        <w:numPr>
          <w:ilvl w:val="4"/>
          <w:numId w:val="1"/>
        </w:numPr>
        <w:rPr>
          <w:rFonts w:ascii="Times New Roman" w:hAnsi="Times New Roman" w:cs="Times New Roman"/>
          <w:b/>
          <w:color w:val="FF0000"/>
          <w:rPrChange w:id="8" w:author="Ori Y Zohar" w:date="2013-11-07T11:09:00Z">
            <w:rPr/>
          </w:rPrChange>
        </w:rPr>
      </w:pPr>
      <w:ins w:id="9" w:author="Ori Y Zohar" w:date="2013-11-07T11:09:00Z">
        <w:r>
          <w:rPr>
            <w:rFonts w:ascii="Times New Roman" w:hAnsi="Times New Roman" w:cs="Times New Roman"/>
            <w:color w:val="FF0000"/>
          </w:rPr>
          <w:t>Contact Us</w:t>
        </w:r>
      </w:ins>
    </w:p>
    <w:p w14:paraId="43C5FF16" w14:textId="1FD119BD" w:rsidR="000F5E88" w:rsidRPr="000F5E88" w:rsidRDefault="00684F41">
      <w:pPr>
        <w:rPr>
          <w:ins w:id="10" w:author="Ori Y Zohar" w:date="2013-11-07T11:08:00Z"/>
          <w:color w:val="FF0000"/>
          <w:rPrChange w:id="11" w:author="Ori Y Zohar" w:date="2013-11-07T11:08:00Z">
            <w:rPr>
              <w:ins w:id="12" w:author="Ori Y Zohar" w:date="2013-11-07T11:08:00Z"/>
            </w:rPr>
          </w:rPrChange>
        </w:rPr>
        <w:pPrChange w:id="13" w:author="Ori Y Zohar" w:date="2013-11-07T11:08:00Z">
          <w:pPr>
            <w:pStyle w:val="ListParagraph"/>
            <w:numPr>
              <w:ilvl w:val="3"/>
              <w:numId w:val="1"/>
            </w:numPr>
            <w:ind w:left="2520" w:hanging="360"/>
          </w:pPr>
        </w:pPrChange>
      </w:pPr>
      <w:moveFromRangeStart w:id="14" w:author="Ori Y Zohar" w:date="2013-11-07T11:14:00Z" w:name="move245442227"/>
      <w:moveFrom w:id="15" w:author="Ori Y Zohar" w:date="2013-11-07T11:14:00Z">
        <w:r w:rsidRPr="00952FA0" w:rsidDel="00531672">
          <w:rPr>
            <w:color w:val="FF0000"/>
          </w:rPr>
          <w:t>My Account</w:t>
        </w:r>
        <w:r w:rsidR="00952FA0" w:rsidRPr="00952FA0" w:rsidDel="00531672">
          <w:rPr>
            <w:color w:val="FF0000"/>
          </w:rPr>
          <w:t xml:space="preserve"> (</w:t>
        </w:r>
        <w:r w:rsidR="00952FA0" w:rsidRPr="00952FA0" w:rsidDel="00531672">
          <w:rPr>
            <w:i/>
            <w:color w:val="FF0000"/>
          </w:rPr>
          <w:t xml:space="preserve">greyed out - </w:t>
        </w:r>
        <w:r w:rsidR="00952FA0" w:rsidRPr="00952FA0" w:rsidDel="00531672">
          <w:rPr>
            <w:color w:val="FF0000"/>
          </w:rPr>
          <w:t>coming soon)</w:t>
        </w:r>
      </w:moveFrom>
      <w:moveFromRangeEnd w:id="14"/>
    </w:p>
    <w:p w14:paraId="6BCF8376" w14:textId="199D54AC" w:rsidR="000F5E88" w:rsidRDefault="000F5E88">
      <w:pPr>
        <w:pStyle w:val="ListParagraph"/>
        <w:numPr>
          <w:ilvl w:val="2"/>
          <w:numId w:val="1"/>
        </w:numPr>
        <w:rPr>
          <w:ins w:id="16" w:author="Ori Y Zohar" w:date="2013-11-07T11:08:00Z"/>
          <w:color w:val="FF0000"/>
        </w:rPr>
        <w:pPrChange w:id="17" w:author="Ori Y Zohar" w:date="2013-11-07T11:08:00Z">
          <w:pPr>
            <w:pStyle w:val="ListParagraph"/>
            <w:numPr>
              <w:ilvl w:val="3"/>
              <w:numId w:val="1"/>
            </w:numPr>
            <w:ind w:left="2520" w:hanging="360"/>
          </w:pPr>
        </w:pPrChange>
      </w:pPr>
      <w:ins w:id="18" w:author="Ori Y Zohar" w:date="2013-11-07T11:08:00Z">
        <w:r>
          <w:rPr>
            <w:color w:val="FF0000"/>
          </w:rPr>
          <w:t>Upper Menu Bar:</w:t>
        </w:r>
      </w:ins>
    </w:p>
    <w:p w14:paraId="12F344A6" w14:textId="61539C4F" w:rsidR="000F5E88" w:rsidRDefault="000F5E88" w:rsidP="004A2533">
      <w:pPr>
        <w:pStyle w:val="ListParagraph"/>
        <w:numPr>
          <w:ilvl w:val="3"/>
          <w:numId w:val="1"/>
        </w:numPr>
        <w:rPr>
          <w:ins w:id="19" w:author="Ori Y Zohar" w:date="2013-11-07T11:08:00Z"/>
          <w:color w:val="FF0000"/>
        </w:rPr>
      </w:pPr>
      <w:ins w:id="20" w:author="Ori Y Zohar" w:date="2013-11-07T11:08:00Z">
        <w:r>
          <w:rPr>
            <w:color w:val="FF0000"/>
          </w:rPr>
          <w:t>Search (expands when you click into it)</w:t>
        </w:r>
      </w:ins>
    </w:p>
    <w:p w14:paraId="76CE1B30" w14:textId="1DC31391" w:rsidR="000F5E88" w:rsidRDefault="000F5E88" w:rsidP="0046138F">
      <w:pPr>
        <w:pStyle w:val="ListParagraph"/>
        <w:numPr>
          <w:ilvl w:val="3"/>
          <w:numId w:val="1"/>
        </w:numPr>
        <w:rPr>
          <w:ins w:id="21" w:author="Ori Y Zohar" w:date="2013-11-07T11:10:00Z"/>
          <w:color w:val="FF0000"/>
        </w:rPr>
      </w:pPr>
      <w:ins w:id="22" w:author="Ori Y Zohar" w:date="2013-11-07T11:09:00Z">
        <w:r>
          <w:rPr>
            <w:color w:val="FF0000"/>
          </w:rPr>
          <w:t xml:space="preserve">Chat </w:t>
        </w:r>
      </w:ins>
    </w:p>
    <w:p w14:paraId="2675042C" w14:textId="198A0FF2" w:rsidR="000F5E88" w:rsidRDefault="000F5E88">
      <w:pPr>
        <w:pStyle w:val="ListParagraph"/>
        <w:numPr>
          <w:ilvl w:val="4"/>
          <w:numId w:val="1"/>
        </w:numPr>
        <w:rPr>
          <w:ins w:id="23" w:author="Ori Y Zohar" w:date="2013-11-07T11:11:00Z"/>
          <w:color w:val="FF0000"/>
        </w:rPr>
        <w:pPrChange w:id="24" w:author="Ori Y Zohar" w:date="2013-11-07T11:10:00Z">
          <w:pPr>
            <w:pStyle w:val="ListParagraph"/>
            <w:numPr>
              <w:ilvl w:val="3"/>
              <w:numId w:val="1"/>
            </w:numPr>
            <w:ind w:left="2520" w:hanging="360"/>
          </w:pPr>
        </w:pPrChange>
      </w:pPr>
      <w:ins w:id="25" w:author="Ori Y Zohar" w:date="2013-11-07T11:11:00Z">
        <w:r>
          <w:rPr>
            <w:color w:val="FF0000"/>
          </w:rPr>
          <w:t>Opens panel with photos of advisors that are online</w:t>
        </w:r>
      </w:ins>
    </w:p>
    <w:p w14:paraId="60927301" w14:textId="396C25C6" w:rsidR="000F5E88" w:rsidRDefault="000F5E88">
      <w:pPr>
        <w:pStyle w:val="ListParagraph"/>
        <w:numPr>
          <w:ilvl w:val="5"/>
          <w:numId w:val="1"/>
        </w:numPr>
        <w:rPr>
          <w:ins w:id="26" w:author="Ori Y Zohar" w:date="2013-11-07T11:11:00Z"/>
          <w:color w:val="FF0000"/>
        </w:rPr>
        <w:pPrChange w:id="27" w:author="Ori Y Zohar" w:date="2013-11-07T11:11:00Z">
          <w:pPr>
            <w:pStyle w:val="ListParagraph"/>
            <w:numPr>
              <w:ilvl w:val="3"/>
              <w:numId w:val="1"/>
            </w:numPr>
            <w:ind w:left="2520" w:hanging="360"/>
          </w:pPr>
        </w:pPrChange>
      </w:pPr>
      <w:ins w:id="28" w:author="Ori Y Zohar" w:date="2013-11-07T11:11:00Z">
        <w:r>
          <w:rPr>
            <w:color w:val="FF0000"/>
          </w:rPr>
          <w:t>Includes headshot, profile</w:t>
        </w:r>
      </w:ins>
      <w:ins w:id="29" w:author="Ori Y Zohar" w:date="2013-11-07T11:12:00Z">
        <w:r>
          <w:rPr>
            <w:color w:val="FF0000"/>
          </w:rPr>
          <w:t xml:space="preserve"> and status (online, offline)</w:t>
        </w:r>
      </w:ins>
    </w:p>
    <w:p w14:paraId="2F7F5AB4" w14:textId="48AC4EE0" w:rsidR="000F5E88" w:rsidRPr="000F5E88" w:rsidRDefault="000F5E88">
      <w:pPr>
        <w:pStyle w:val="ListParagraph"/>
        <w:numPr>
          <w:ilvl w:val="4"/>
          <w:numId w:val="1"/>
        </w:numPr>
        <w:rPr>
          <w:color w:val="FF0000"/>
          <w:rPrChange w:id="30" w:author="Ori Y Zohar" w:date="2013-11-07T11:12:00Z">
            <w:rPr/>
          </w:rPrChange>
        </w:rPr>
        <w:pPrChange w:id="31" w:author="Ori Y Zohar" w:date="2013-11-07T11:12:00Z">
          <w:pPr>
            <w:pStyle w:val="ListParagraph"/>
            <w:numPr>
              <w:ilvl w:val="3"/>
              <w:numId w:val="1"/>
            </w:numPr>
            <w:ind w:left="2520" w:hanging="360"/>
          </w:pPr>
        </w:pPrChange>
      </w:pPr>
      <w:ins w:id="32" w:author="Ori Y Zohar" w:date="2013-11-07T11:12:00Z">
        <w:r>
          <w:rPr>
            <w:color w:val="FF0000"/>
          </w:rPr>
          <w:t>Potentially p</w:t>
        </w:r>
      </w:ins>
      <w:ins w:id="33" w:author="Ori Y Zohar" w:date="2013-11-07T11:10:00Z">
        <w:r>
          <w:rPr>
            <w:color w:val="FF0000"/>
          </w:rPr>
          <w:t xml:space="preserve">owered by </w:t>
        </w:r>
        <w:proofErr w:type="spellStart"/>
        <w:r>
          <w:rPr>
            <w:color w:val="FF0000"/>
          </w:rPr>
          <w:t>WorkFace</w:t>
        </w:r>
        <w:proofErr w:type="spellEnd"/>
        <w:r>
          <w:rPr>
            <w:color w:val="FF0000"/>
          </w:rPr>
          <w:t xml:space="preserve"> </w:t>
        </w:r>
        <w:r>
          <w:rPr>
            <w:color w:val="FF0000"/>
          </w:rPr>
          <w:fldChar w:fldCharType="begin"/>
        </w:r>
        <w:r>
          <w:rPr>
            <w:color w:val="FF0000"/>
          </w:rPr>
          <w:instrText xml:space="preserve"> HYPERLINK "</w:instrText>
        </w:r>
        <w:r w:rsidRPr="000F5E88">
          <w:rPr>
            <w:color w:val="FF0000"/>
          </w:rPr>
          <w:instrText>http://workface.com/</w:instrText>
        </w:r>
        <w:r>
          <w:rPr>
            <w:color w:val="FF0000"/>
          </w:rPr>
          <w:instrText xml:space="preserve">" </w:instrText>
        </w:r>
        <w:r>
          <w:rPr>
            <w:color w:val="FF0000"/>
          </w:rPr>
          <w:fldChar w:fldCharType="separate"/>
        </w:r>
        <w:r w:rsidRPr="006E0C16">
          <w:rPr>
            <w:rStyle w:val="Hyperlink"/>
          </w:rPr>
          <w:t>http://workface.com/</w:t>
        </w:r>
        <w:r>
          <w:rPr>
            <w:color w:val="FF0000"/>
          </w:rPr>
          <w:fldChar w:fldCharType="end"/>
        </w:r>
      </w:ins>
      <w:ins w:id="34" w:author="Ori Y Zohar" w:date="2013-11-07T11:12:00Z">
        <w:r>
          <w:rPr>
            <w:color w:val="FF0000"/>
          </w:rPr>
          <w:t xml:space="preserve"> (Dan – do you know this company?)</w:t>
        </w:r>
      </w:ins>
    </w:p>
    <w:p w14:paraId="33D519B7" w14:textId="628221E9" w:rsidR="00531672" w:rsidRDefault="00531672" w:rsidP="00531672">
      <w:pPr>
        <w:pStyle w:val="ListParagraph"/>
        <w:numPr>
          <w:ilvl w:val="3"/>
          <w:numId w:val="1"/>
        </w:numPr>
        <w:rPr>
          <w:ins w:id="35" w:author="Ori Y Zohar" w:date="2013-11-07T11:15:00Z"/>
          <w:color w:val="FF0000"/>
        </w:rPr>
      </w:pPr>
      <w:moveToRangeStart w:id="36" w:author="Ori Y Zohar" w:date="2013-11-07T11:14:00Z" w:name="move245442227"/>
      <w:moveTo w:id="37" w:author="Ori Y Zohar" w:date="2013-11-07T11:14:00Z">
        <w:r w:rsidRPr="00952FA0">
          <w:rPr>
            <w:color w:val="FF0000"/>
          </w:rPr>
          <w:t>My Account (</w:t>
        </w:r>
        <w:r w:rsidRPr="00952FA0">
          <w:rPr>
            <w:i/>
            <w:color w:val="FF0000"/>
          </w:rPr>
          <w:t xml:space="preserve">greyed out - </w:t>
        </w:r>
        <w:r w:rsidRPr="00952FA0">
          <w:rPr>
            <w:color w:val="FF0000"/>
          </w:rPr>
          <w:t>coming soon)</w:t>
        </w:r>
      </w:moveTo>
    </w:p>
    <w:p w14:paraId="4EC6D12F" w14:textId="7D725209" w:rsidR="00531672" w:rsidRPr="00531672" w:rsidRDefault="00531672" w:rsidP="004A2533">
      <w:pPr>
        <w:pStyle w:val="ListParagraph"/>
        <w:numPr>
          <w:ilvl w:val="3"/>
          <w:numId w:val="1"/>
        </w:numPr>
        <w:rPr>
          <w:color w:val="FF0000"/>
          <w:rPrChange w:id="38" w:author="Ori Y Zohar" w:date="2013-11-07T11:15:00Z">
            <w:rPr/>
          </w:rPrChange>
        </w:rPr>
      </w:pPr>
      <w:ins w:id="39" w:author="Ori Y Zohar" w:date="2013-11-07T11:15:00Z">
        <w:r>
          <w:rPr>
            <w:color w:val="FF0000"/>
          </w:rPr>
          <w:t>Help (links to Contact Us)</w:t>
        </w:r>
      </w:ins>
    </w:p>
    <w:moveToRangeEnd w:id="36"/>
    <w:p w14:paraId="411EEA02" w14:textId="77777777" w:rsidR="00684F41" w:rsidRPr="00952FA0" w:rsidRDefault="00684F41" w:rsidP="00684F41">
      <w:pPr>
        <w:rPr>
          <w:color w:val="FF0000"/>
        </w:rPr>
      </w:pPr>
    </w:p>
    <w:p w14:paraId="3B33603F" w14:textId="77777777" w:rsidR="007647B6" w:rsidRPr="00952FA0" w:rsidRDefault="001E6008" w:rsidP="00684F41">
      <w:pPr>
        <w:pStyle w:val="ListParagraph"/>
        <w:numPr>
          <w:ilvl w:val="2"/>
          <w:numId w:val="1"/>
        </w:numPr>
        <w:rPr>
          <w:color w:val="FF0000"/>
        </w:rPr>
      </w:pPr>
      <w:r w:rsidRPr="00952FA0">
        <w:rPr>
          <w:color w:val="FF0000"/>
        </w:rPr>
        <w:t>Right below menu bar, include</w:t>
      </w:r>
      <w:r w:rsidR="007647B6" w:rsidRPr="00952FA0">
        <w:rPr>
          <w:color w:val="FF0000"/>
        </w:rPr>
        <w:t xml:space="preserve"> a button that says “Apply now” </w:t>
      </w:r>
    </w:p>
    <w:p w14:paraId="0515063A" w14:textId="53444BB2" w:rsidR="00684F41" w:rsidRDefault="00684F41" w:rsidP="00684F41">
      <w:pPr>
        <w:pStyle w:val="ListParagraph"/>
        <w:numPr>
          <w:ilvl w:val="2"/>
          <w:numId w:val="1"/>
        </w:numPr>
        <w:rPr>
          <w:ins w:id="40" w:author="Ori Y Zohar" w:date="2013-11-07T11:06:00Z"/>
          <w:color w:val="FF0000"/>
        </w:rPr>
      </w:pPr>
      <w:r w:rsidRPr="00952FA0">
        <w:rPr>
          <w:color w:val="FF0000"/>
        </w:rPr>
        <w:t>Reference</w:t>
      </w:r>
      <w:ins w:id="41" w:author="Ori Y Zohar" w:date="2013-11-07T11:06:00Z">
        <w:r w:rsidR="000F5E88">
          <w:rPr>
            <w:color w:val="FF0000"/>
          </w:rPr>
          <w:t>s</w:t>
        </w:r>
      </w:ins>
      <w:r w:rsidRPr="00952FA0">
        <w:rPr>
          <w:color w:val="FF0000"/>
        </w:rPr>
        <w:t>:</w:t>
      </w:r>
    </w:p>
    <w:p w14:paraId="7E18BF6E" w14:textId="1674E203" w:rsidR="000F5E88" w:rsidRPr="00952FA0" w:rsidRDefault="000F5E88">
      <w:pPr>
        <w:pStyle w:val="ListParagraph"/>
        <w:numPr>
          <w:ilvl w:val="3"/>
          <w:numId w:val="1"/>
        </w:numPr>
        <w:rPr>
          <w:color w:val="FF0000"/>
        </w:rPr>
        <w:pPrChange w:id="42" w:author="Ori Y Zohar" w:date="2013-11-07T11:06:00Z">
          <w:pPr>
            <w:pStyle w:val="ListParagraph"/>
            <w:numPr>
              <w:ilvl w:val="2"/>
              <w:numId w:val="1"/>
            </w:numPr>
            <w:ind w:left="1800" w:hanging="360"/>
          </w:pPr>
        </w:pPrChange>
      </w:pPr>
      <w:ins w:id="43" w:author="Ori Y Zohar" w:date="2013-11-07T11:06:00Z">
        <w:r>
          <w:rPr>
            <w:color w:val="FF0000"/>
          </w:rPr>
          <w:t>Need help reference:</w:t>
        </w:r>
      </w:ins>
    </w:p>
    <w:p w14:paraId="129CA0A3" w14:textId="77777777" w:rsidR="00684F41" w:rsidRDefault="00684F41" w:rsidP="00684F41">
      <w:pPr>
        <w:pStyle w:val="ListParagraph"/>
        <w:ind w:left="1080"/>
      </w:pPr>
    </w:p>
    <w:p w14:paraId="1DCB3E38" w14:textId="77777777" w:rsidR="00684F41" w:rsidRDefault="00684F41" w:rsidP="00684F41">
      <w:r>
        <w:rPr>
          <w:noProof/>
        </w:rPr>
        <w:drawing>
          <wp:inline distT="0" distB="0" distL="0" distR="0" wp14:anchorId="4B285E74" wp14:editId="66BC705D">
            <wp:extent cx="5482683" cy="40658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5486400" cy="406863"/>
                    </a:xfrm>
                    <a:prstGeom prst="rect">
                      <a:avLst/>
                    </a:prstGeom>
                    <a:noFill/>
                    <a:ln>
                      <a:noFill/>
                    </a:ln>
                    <a:extLst>
                      <a:ext uri="{53640926-AAD7-44D8-BBD7-CCE9431645EC}">
                        <a14:shadowObscured xmlns:a14="http://schemas.microsoft.com/office/drawing/2010/main"/>
                      </a:ext>
                    </a:extLst>
                  </pic:spPr>
                </pic:pic>
              </a:graphicData>
            </a:graphic>
          </wp:inline>
        </w:drawing>
      </w:r>
    </w:p>
    <w:p w14:paraId="191EBC3E" w14:textId="77777777" w:rsidR="00684F41" w:rsidRDefault="00684F41" w:rsidP="00684F41">
      <w:r>
        <w:t>www.quickenloans.com</w:t>
      </w:r>
    </w:p>
    <w:p w14:paraId="77D5BF8F" w14:textId="77777777" w:rsidR="00684F41" w:rsidRDefault="00684F41" w:rsidP="00684F41"/>
    <w:p w14:paraId="1D0F5B18" w14:textId="291A2A25" w:rsidR="000F5E88" w:rsidRDefault="000F5E88">
      <w:pPr>
        <w:pStyle w:val="ListParagraph"/>
        <w:numPr>
          <w:ilvl w:val="3"/>
          <w:numId w:val="1"/>
        </w:numPr>
        <w:rPr>
          <w:ins w:id="44" w:author="Ori Y Zohar" w:date="2013-11-07T11:07:00Z"/>
        </w:rPr>
        <w:pPrChange w:id="45" w:author="Ori Y Zohar" w:date="2013-11-07T11:07:00Z">
          <w:pPr>
            <w:pStyle w:val="ListParagraph"/>
            <w:numPr>
              <w:ilvl w:val="1"/>
              <w:numId w:val="1"/>
            </w:numPr>
            <w:ind w:left="1080" w:hanging="360"/>
          </w:pPr>
        </w:pPrChange>
      </w:pPr>
      <w:ins w:id="46" w:author="Ori Y Zohar" w:date="2013-11-07T11:07:00Z">
        <w:r>
          <w:t xml:space="preserve"> Upper Menu reference:</w:t>
        </w:r>
      </w:ins>
    </w:p>
    <w:p w14:paraId="44EB2E73" w14:textId="1D46FBF3" w:rsidR="000F5E88" w:rsidRDefault="000F5E88">
      <w:pPr>
        <w:rPr>
          <w:ins w:id="47" w:author="Ori Y Zohar" w:date="2013-11-07T11:07:00Z"/>
        </w:rPr>
        <w:pPrChange w:id="48" w:author="Ori Y Zohar" w:date="2013-11-07T11:07:00Z">
          <w:pPr>
            <w:pStyle w:val="ListParagraph"/>
            <w:numPr>
              <w:ilvl w:val="1"/>
              <w:numId w:val="1"/>
            </w:numPr>
            <w:ind w:left="1080" w:hanging="360"/>
          </w:pPr>
        </w:pPrChange>
      </w:pPr>
      <w:ins w:id="49" w:author="Ori Y Zohar" w:date="2013-11-07T11:07:00Z">
        <w:r>
          <w:rPr>
            <w:noProof/>
          </w:rPr>
          <w:lastRenderedPageBreak/>
          <w:drawing>
            <wp:inline distT="0" distB="0" distL="0" distR="0" wp14:anchorId="32F36EF6" wp14:editId="1C1FCABF">
              <wp:extent cx="5486400" cy="837116"/>
              <wp:effectExtent l="0" t="0" r="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837116"/>
                      </a:xfrm>
                      <a:prstGeom prst="rect">
                        <a:avLst/>
                      </a:prstGeom>
                      <a:noFill/>
                      <a:ln>
                        <a:noFill/>
                      </a:ln>
                    </pic:spPr>
                  </pic:pic>
                </a:graphicData>
              </a:graphic>
            </wp:inline>
          </w:drawing>
        </w:r>
      </w:ins>
    </w:p>
    <w:p w14:paraId="0AB1C86C" w14:textId="5F49756E" w:rsidR="000F5E88" w:rsidRDefault="000F5E88">
      <w:pPr>
        <w:rPr>
          <w:ins w:id="50" w:author="Ori Y Zohar" w:date="2013-11-07T11:07:00Z"/>
        </w:rPr>
        <w:pPrChange w:id="51" w:author="Ori Y Zohar" w:date="2013-11-07T11:07:00Z">
          <w:pPr>
            <w:pStyle w:val="ListParagraph"/>
            <w:numPr>
              <w:ilvl w:val="1"/>
              <w:numId w:val="1"/>
            </w:numPr>
            <w:ind w:left="1080" w:hanging="360"/>
          </w:pPr>
        </w:pPrChange>
      </w:pPr>
      <w:ins w:id="52" w:author="Ori Y Zohar" w:date="2013-11-07T11:07:00Z">
        <w:r w:rsidRPr="000F5E88">
          <w:t>http://www.smartermortgages.com/about-us/serve/</w:t>
        </w:r>
      </w:ins>
    </w:p>
    <w:p w14:paraId="61629234" w14:textId="77777777" w:rsidR="000F5E88" w:rsidRDefault="000F5E88">
      <w:pPr>
        <w:rPr>
          <w:ins w:id="53" w:author="Ori Y Zohar" w:date="2013-11-07T11:14:00Z"/>
        </w:rPr>
        <w:pPrChange w:id="54" w:author="Ori Y Zohar" w:date="2013-11-07T11:07:00Z">
          <w:pPr>
            <w:pStyle w:val="ListParagraph"/>
            <w:numPr>
              <w:ilvl w:val="1"/>
              <w:numId w:val="1"/>
            </w:numPr>
            <w:ind w:left="1080" w:hanging="360"/>
          </w:pPr>
        </w:pPrChange>
      </w:pPr>
    </w:p>
    <w:p w14:paraId="38731E23" w14:textId="77777777" w:rsidR="00531672" w:rsidRDefault="00531672">
      <w:pPr>
        <w:rPr>
          <w:ins w:id="55" w:author="Ori Y Zohar" w:date="2013-11-07T11:07:00Z"/>
        </w:rPr>
        <w:pPrChange w:id="56" w:author="Ori Y Zohar" w:date="2013-11-07T11:07:00Z">
          <w:pPr>
            <w:pStyle w:val="ListParagraph"/>
            <w:numPr>
              <w:ilvl w:val="1"/>
              <w:numId w:val="1"/>
            </w:numPr>
            <w:ind w:left="1080" w:hanging="360"/>
          </w:pPr>
        </w:pPrChange>
      </w:pPr>
    </w:p>
    <w:p w14:paraId="1B0532F9" w14:textId="2C5906B0" w:rsidR="00531672" w:rsidRDefault="00531672">
      <w:pPr>
        <w:pStyle w:val="ListParagraph"/>
        <w:numPr>
          <w:ilvl w:val="3"/>
          <w:numId w:val="1"/>
        </w:numPr>
        <w:rPr>
          <w:ins w:id="57" w:author="Ori Y Zohar" w:date="2013-11-07T11:14:00Z"/>
        </w:rPr>
        <w:pPrChange w:id="58" w:author="Ori Y Zohar" w:date="2013-11-07T11:07:00Z">
          <w:pPr>
            <w:pStyle w:val="ListParagraph"/>
            <w:numPr>
              <w:ilvl w:val="1"/>
              <w:numId w:val="1"/>
            </w:numPr>
            <w:ind w:left="1080" w:hanging="360"/>
          </w:pPr>
        </w:pPrChange>
      </w:pPr>
      <w:ins w:id="59" w:author="Ori Y Zohar" w:date="2013-11-07T11:14:00Z">
        <w:r>
          <w:t>Expanding Search icon reference:</w:t>
        </w:r>
      </w:ins>
    </w:p>
    <w:p w14:paraId="6E626A79" w14:textId="27BA8A63" w:rsidR="00531672" w:rsidRDefault="00531672">
      <w:pPr>
        <w:rPr>
          <w:ins w:id="60" w:author="Ori Y Zohar" w:date="2013-11-07T11:14:00Z"/>
        </w:rPr>
        <w:pPrChange w:id="61" w:author="Ori Y Zohar" w:date="2013-11-07T11:14:00Z">
          <w:pPr>
            <w:pStyle w:val="ListParagraph"/>
            <w:numPr>
              <w:ilvl w:val="1"/>
              <w:numId w:val="1"/>
            </w:numPr>
            <w:ind w:left="1080" w:hanging="360"/>
          </w:pPr>
        </w:pPrChange>
      </w:pPr>
      <w:ins w:id="62" w:author="Ori Y Zohar" w:date="2013-11-07T11:14:00Z">
        <w:r>
          <w:rPr>
            <w:noProof/>
          </w:rPr>
          <w:drawing>
            <wp:inline distT="0" distB="0" distL="0" distR="0" wp14:anchorId="5226EFF0" wp14:editId="657B6A4A">
              <wp:extent cx="5486011" cy="836342"/>
              <wp:effectExtent l="0" t="0" r="635" b="19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32561"/>
                      <a:stretch/>
                    </pic:blipFill>
                    <pic:spPr bwMode="auto">
                      <a:xfrm>
                        <a:off x="0" y="0"/>
                        <a:ext cx="5486400" cy="836401"/>
                      </a:xfrm>
                      <a:prstGeom prst="rect">
                        <a:avLst/>
                      </a:prstGeom>
                      <a:noFill/>
                      <a:ln>
                        <a:noFill/>
                      </a:ln>
                      <a:extLst>
                        <a:ext uri="{53640926-AAD7-44D8-BBD7-CCE9431645EC}">
                          <a14:shadowObscured xmlns:a14="http://schemas.microsoft.com/office/drawing/2010/main"/>
                        </a:ext>
                      </a:extLst>
                    </pic:spPr>
                  </pic:pic>
                </a:graphicData>
              </a:graphic>
            </wp:inline>
          </w:drawing>
        </w:r>
      </w:ins>
    </w:p>
    <w:p w14:paraId="329788A3" w14:textId="2890EDA0" w:rsidR="00531672" w:rsidRDefault="00531672">
      <w:pPr>
        <w:rPr>
          <w:ins w:id="63" w:author="Ori Y Zohar" w:date="2013-11-07T11:14:00Z"/>
        </w:rPr>
        <w:pPrChange w:id="64" w:author="Ori Y Zohar" w:date="2013-11-07T11:14:00Z">
          <w:pPr>
            <w:pStyle w:val="ListParagraph"/>
            <w:numPr>
              <w:ilvl w:val="1"/>
              <w:numId w:val="1"/>
            </w:numPr>
            <w:ind w:left="1080" w:hanging="360"/>
          </w:pPr>
        </w:pPrChange>
      </w:pPr>
      <w:ins w:id="65" w:author="Ori Y Zohar" w:date="2013-11-07T11:14:00Z">
        <w:r>
          <w:fldChar w:fldCharType="begin"/>
        </w:r>
        <w:r>
          <w:instrText xml:space="preserve"> HYPERLINK "http://www.moneypark.com" </w:instrText>
        </w:r>
        <w:r>
          <w:fldChar w:fldCharType="separate"/>
        </w:r>
        <w:r w:rsidRPr="006E0C16">
          <w:rPr>
            <w:rStyle w:val="Hyperlink"/>
          </w:rPr>
          <w:t>www.moneypark.com</w:t>
        </w:r>
        <w:r>
          <w:fldChar w:fldCharType="end"/>
        </w:r>
        <w:r>
          <w:t xml:space="preserve"> </w:t>
        </w:r>
      </w:ins>
    </w:p>
    <w:p w14:paraId="31813EB8" w14:textId="77777777" w:rsidR="00531672" w:rsidRDefault="00531672">
      <w:pPr>
        <w:pStyle w:val="ListParagraph"/>
        <w:ind w:left="2520"/>
        <w:rPr>
          <w:ins w:id="66" w:author="Ori Y Zohar" w:date="2013-11-07T11:14:00Z"/>
        </w:rPr>
        <w:pPrChange w:id="67" w:author="Ori Y Zohar" w:date="2013-11-07T11:14:00Z">
          <w:pPr>
            <w:pStyle w:val="ListParagraph"/>
            <w:numPr>
              <w:ilvl w:val="1"/>
              <w:numId w:val="1"/>
            </w:numPr>
            <w:ind w:left="1080" w:hanging="360"/>
          </w:pPr>
        </w:pPrChange>
      </w:pPr>
    </w:p>
    <w:p w14:paraId="26AE7619" w14:textId="197634B9" w:rsidR="000F5E88" w:rsidRDefault="000F5E88">
      <w:pPr>
        <w:pStyle w:val="ListParagraph"/>
        <w:numPr>
          <w:ilvl w:val="3"/>
          <w:numId w:val="1"/>
        </w:numPr>
        <w:rPr>
          <w:ins w:id="68" w:author="Ori Y Zohar" w:date="2013-11-07T11:10:00Z"/>
        </w:rPr>
        <w:pPrChange w:id="69" w:author="Ori Y Zohar" w:date="2013-11-07T11:07:00Z">
          <w:pPr>
            <w:pStyle w:val="ListParagraph"/>
            <w:numPr>
              <w:ilvl w:val="1"/>
              <w:numId w:val="1"/>
            </w:numPr>
            <w:ind w:left="1080" w:hanging="360"/>
          </w:pPr>
        </w:pPrChange>
      </w:pPr>
      <w:ins w:id="70" w:author="Ori Y Zohar" w:date="2013-11-07T11:10:00Z">
        <w:r>
          <w:t>Chat Reference:</w:t>
        </w:r>
      </w:ins>
    </w:p>
    <w:p w14:paraId="0DF56025" w14:textId="77777777" w:rsidR="000F5E88" w:rsidRDefault="000F5E88">
      <w:pPr>
        <w:rPr>
          <w:ins w:id="71" w:author="Ori Y Zohar" w:date="2013-11-07T11:10:00Z"/>
        </w:rPr>
        <w:pPrChange w:id="72" w:author="Ori Y Zohar" w:date="2013-11-07T11:10:00Z">
          <w:pPr>
            <w:pStyle w:val="ListParagraph"/>
            <w:numPr>
              <w:ilvl w:val="1"/>
              <w:numId w:val="1"/>
            </w:numPr>
            <w:ind w:left="1080" w:hanging="360"/>
          </w:pPr>
        </w:pPrChange>
      </w:pPr>
    </w:p>
    <w:p w14:paraId="4F7CCC4E" w14:textId="7B10B41C" w:rsidR="000F5E88" w:rsidRDefault="000F5E88">
      <w:pPr>
        <w:rPr>
          <w:ins w:id="73" w:author="Ori Y Zohar" w:date="2013-11-07T11:10:00Z"/>
        </w:rPr>
        <w:pPrChange w:id="74" w:author="Ori Y Zohar" w:date="2013-11-07T11:10:00Z">
          <w:pPr>
            <w:pStyle w:val="ListParagraph"/>
            <w:numPr>
              <w:ilvl w:val="1"/>
              <w:numId w:val="1"/>
            </w:numPr>
            <w:ind w:left="1080" w:hanging="360"/>
          </w:pPr>
        </w:pPrChange>
      </w:pPr>
      <w:ins w:id="75" w:author="Ori Y Zohar" w:date="2013-11-07T11:10:00Z">
        <w:r>
          <w:rPr>
            <w:noProof/>
          </w:rPr>
          <w:drawing>
            <wp:inline distT="0" distB="0" distL="0" distR="0" wp14:anchorId="55553703" wp14:editId="7477938C">
              <wp:extent cx="2080260" cy="2195830"/>
              <wp:effectExtent l="0" t="0" r="254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0754" cy="2196351"/>
                      </a:xfrm>
                      <a:prstGeom prst="rect">
                        <a:avLst/>
                      </a:prstGeom>
                      <a:noFill/>
                      <a:ln>
                        <a:noFill/>
                      </a:ln>
                    </pic:spPr>
                  </pic:pic>
                </a:graphicData>
              </a:graphic>
            </wp:inline>
          </w:drawing>
        </w:r>
      </w:ins>
    </w:p>
    <w:p w14:paraId="2A645E2B" w14:textId="145D5EC7" w:rsidR="000F5E88" w:rsidRDefault="000F5E88">
      <w:pPr>
        <w:rPr>
          <w:ins w:id="76" w:author="Ori Y Zohar" w:date="2013-11-07T11:10:00Z"/>
        </w:rPr>
        <w:pPrChange w:id="77" w:author="Ori Y Zohar" w:date="2013-11-07T11:10:00Z">
          <w:pPr>
            <w:pStyle w:val="ListParagraph"/>
            <w:numPr>
              <w:ilvl w:val="1"/>
              <w:numId w:val="1"/>
            </w:numPr>
            <w:ind w:left="1080" w:hanging="360"/>
          </w:pPr>
        </w:pPrChange>
      </w:pPr>
      <w:ins w:id="78" w:author="Ori Y Zohar" w:date="2013-11-07T11:10:00Z">
        <w:r w:rsidRPr="000F5E88">
          <w:t>http://www.paramountequity.com/</w:t>
        </w:r>
      </w:ins>
    </w:p>
    <w:p w14:paraId="677D5848" w14:textId="77777777" w:rsidR="000F5E88" w:rsidRDefault="000F5E88">
      <w:pPr>
        <w:rPr>
          <w:ins w:id="79" w:author="Ori Y Zohar" w:date="2013-11-07T11:10:00Z"/>
        </w:rPr>
        <w:pPrChange w:id="80" w:author="Ori Y Zohar" w:date="2013-11-07T11:10:00Z">
          <w:pPr>
            <w:pStyle w:val="ListParagraph"/>
            <w:numPr>
              <w:ilvl w:val="1"/>
              <w:numId w:val="1"/>
            </w:numPr>
            <w:ind w:left="1080" w:hanging="360"/>
          </w:pPr>
        </w:pPrChange>
      </w:pPr>
    </w:p>
    <w:p w14:paraId="3D00263B" w14:textId="156B5FBB" w:rsidR="001E6008" w:rsidRDefault="007647B6">
      <w:pPr>
        <w:pStyle w:val="ListParagraph"/>
        <w:numPr>
          <w:ilvl w:val="3"/>
          <w:numId w:val="1"/>
        </w:numPr>
        <w:pPrChange w:id="81" w:author="Ori Y Zohar" w:date="2013-11-07T11:07:00Z">
          <w:pPr>
            <w:pStyle w:val="ListParagraph"/>
            <w:numPr>
              <w:ilvl w:val="1"/>
              <w:numId w:val="1"/>
            </w:numPr>
            <w:ind w:left="1080" w:hanging="360"/>
          </w:pPr>
        </w:pPrChange>
      </w:pPr>
      <w:del w:id="82" w:author="Ori Y Zohar" w:date="2013-11-07T11:06:00Z">
        <w:r w:rsidDel="000F5E88">
          <w:delText>Reference</w:delText>
        </w:r>
      </w:del>
      <w:ins w:id="83" w:author="Ori Y Zohar" w:date="2013-11-07T11:06:00Z">
        <w:r w:rsidR="000F5E88">
          <w:t>Apply Now Button Reference</w:t>
        </w:r>
      </w:ins>
      <w:r>
        <w:t>:</w:t>
      </w:r>
    </w:p>
    <w:p w14:paraId="49C77B00" w14:textId="77777777" w:rsidR="007647B6" w:rsidRDefault="007647B6" w:rsidP="007647B6">
      <w:pPr>
        <w:pStyle w:val="ListParagraph"/>
        <w:ind w:left="1080"/>
      </w:pPr>
    </w:p>
    <w:p w14:paraId="04C6997A" w14:textId="77777777" w:rsidR="007647B6" w:rsidRDefault="007647B6" w:rsidP="007647B6">
      <w:r>
        <w:rPr>
          <w:noProof/>
        </w:rPr>
        <w:drawing>
          <wp:inline distT="0" distB="0" distL="0" distR="0" wp14:anchorId="78F21673" wp14:editId="7A542239">
            <wp:extent cx="5484500" cy="579717"/>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486400" cy="579918"/>
                    </a:xfrm>
                    <a:prstGeom prst="rect">
                      <a:avLst/>
                    </a:prstGeom>
                    <a:noFill/>
                    <a:ln>
                      <a:noFill/>
                    </a:ln>
                    <a:extLst>
                      <a:ext uri="{53640926-AAD7-44D8-BBD7-CCE9431645EC}">
                        <a14:shadowObscured xmlns:a14="http://schemas.microsoft.com/office/drawing/2010/main"/>
                      </a:ext>
                    </a:extLst>
                  </pic:spPr>
                </pic:pic>
              </a:graphicData>
            </a:graphic>
          </wp:inline>
        </w:drawing>
      </w:r>
    </w:p>
    <w:p w14:paraId="51FA9511" w14:textId="77777777" w:rsidR="007647B6" w:rsidRDefault="0075367B" w:rsidP="007647B6">
      <w:hyperlink r:id="rId12" w:history="1">
        <w:r w:rsidR="007647B6" w:rsidRPr="00603545">
          <w:rPr>
            <w:rStyle w:val="Hyperlink"/>
          </w:rPr>
          <w:t>www.primelending.com</w:t>
        </w:r>
      </w:hyperlink>
      <w:r w:rsidR="007647B6">
        <w:tab/>
      </w:r>
      <w:r w:rsidR="007647B6">
        <w:tab/>
      </w:r>
    </w:p>
    <w:p w14:paraId="15358C6A" w14:textId="77777777" w:rsidR="001E6008" w:rsidDel="00531672" w:rsidRDefault="001E6008" w:rsidP="001E6008">
      <w:pPr>
        <w:pStyle w:val="ListParagraph"/>
        <w:ind w:left="360"/>
        <w:rPr>
          <w:del w:id="84" w:author="Ori Y Zohar" w:date="2013-11-07T11:15:00Z"/>
        </w:rPr>
      </w:pPr>
    </w:p>
    <w:p w14:paraId="42586CD0" w14:textId="354B83C8" w:rsidR="004A6C37" w:rsidRPr="007647B6" w:rsidDel="00531672" w:rsidRDefault="004A6C37" w:rsidP="00483603">
      <w:pPr>
        <w:pStyle w:val="ListParagraph"/>
        <w:numPr>
          <w:ilvl w:val="0"/>
          <w:numId w:val="1"/>
        </w:numPr>
        <w:rPr>
          <w:del w:id="85" w:author="Ori Y Zohar" w:date="2013-11-07T11:15:00Z"/>
          <w:b/>
        </w:rPr>
      </w:pPr>
      <w:del w:id="86" w:author="Ori Y Zohar" w:date="2013-11-07T11:15:00Z">
        <w:r w:rsidRPr="007647B6" w:rsidDel="00531672">
          <w:rPr>
            <w:b/>
          </w:rPr>
          <w:delText xml:space="preserve">Contact box </w:delText>
        </w:r>
      </w:del>
    </w:p>
    <w:p w14:paraId="55534B24" w14:textId="2D0B6F31" w:rsidR="007647B6" w:rsidDel="00531672" w:rsidRDefault="007647B6" w:rsidP="004A6C37">
      <w:pPr>
        <w:pStyle w:val="ListParagraph"/>
        <w:numPr>
          <w:ilvl w:val="1"/>
          <w:numId w:val="1"/>
        </w:numPr>
        <w:rPr>
          <w:del w:id="87" w:author="Ori Y Zohar" w:date="2013-11-07T11:15:00Z"/>
        </w:rPr>
      </w:pPr>
      <w:del w:id="88" w:author="Ori Y Zohar" w:date="2013-11-07T11:15:00Z">
        <w:r w:rsidDel="00531672">
          <w:delText>Floating on right side of the page</w:delText>
        </w:r>
      </w:del>
    </w:p>
    <w:p w14:paraId="77768D46" w14:textId="2AB574FB" w:rsidR="007647B6" w:rsidDel="00531672" w:rsidRDefault="007647B6" w:rsidP="004A6C37">
      <w:pPr>
        <w:pStyle w:val="ListParagraph"/>
        <w:numPr>
          <w:ilvl w:val="1"/>
          <w:numId w:val="1"/>
        </w:numPr>
        <w:rPr>
          <w:del w:id="89" w:author="Ori Y Zohar" w:date="2013-11-07T11:15:00Z"/>
        </w:rPr>
      </w:pPr>
      <w:del w:id="90" w:author="Ori Y Zohar" w:date="2013-11-07T11:15:00Z">
        <w:r w:rsidDel="00531672">
          <w:delText>Asterisk (*) means required entry</w:delText>
        </w:r>
      </w:del>
    </w:p>
    <w:p w14:paraId="1A16B789" w14:textId="0426527F" w:rsidR="001E6008" w:rsidRPr="00C004ED" w:rsidDel="00531672" w:rsidRDefault="00DF2380" w:rsidP="004A6C37">
      <w:pPr>
        <w:pStyle w:val="ListParagraph"/>
        <w:numPr>
          <w:ilvl w:val="1"/>
          <w:numId w:val="1"/>
        </w:numPr>
        <w:rPr>
          <w:del w:id="91" w:author="Ori Y Zohar" w:date="2013-11-07T11:15:00Z"/>
          <w:b/>
        </w:rPr>
      </w:pPr>
      <w:del w:id="92" w:author="Ori Y Zohar" w:date="2013-11-07T11:15:00Z">
        <w:r w:rsidRPr="00C004ED" w:rsidDel="00531672">
          <w:rPr>
            <w:b/>
          </w:rPr>
          <w:delText>Phone</w:delText>
        </w:r>
        <w:r w:rsidR="001E6008" w:rsidRPr="00C004ED" w:rsidDel="00531672">
          <w:rPr>
            <w:b/>
          </w:rPr>
          <w:delText xml:space="preserve"> icon</w:delText>
        </w:r>
      </w:del>
    </w:p>
    <w:p w14:paraId="748BB50B" w14:textId="70955BFA" w:rsidR="004A6C37" w:rsidDel="00531672" w:rsidRDefault="0015480F" w:rsidP="001E6008">
      <w:pPr>
        <w:pStyle w:val="ListParagraph"/>
        <w:numPr>
          <w:ilvl w:val="2"/>
          <w:numId w:val="1"/>
        </w:numPr>
        <w:rPr>
          <w:del w:id="93" w:author="Ori Y Zohar" w:date="2013-11-07T11:15:00Z"/>
        </w:rPr>
      </w:pPr>
      <w:del w:id="94" w:author="Ori Y Zohar" w:date="2013-11-07T11:15:00Z">
        <w:r w:rsidRPr="00C004ED" w:rsidDel="00531672">
          <w:rPr>
            <w:b/>
          </w:rPr>
          <w:delText>Header</w:delText>
        </w:r>
        <w:r w:rsidR="001E6008" w:rsidRPr="00C004ED" w:rsidDel="00531672">
          <w:rPr>
            <w:b/>
          </w:rPr>
          <w:delText>:</w:delText>
        </w:r>
        <w:r w:rsidR="001E6008" w:rsidDel="00531672">
          <w:delText xml:space="preserve"> </w:delText>
        </w:r>
        <w:r w:rsidR="004A6C37" w:rsidDel="00531672">
          <w:delText>Have us call you</w:delText>
        </w:r>
      </w:del>
    </w:p>
    <w:p w14:paraId="2EAD62A1" w14:textId="18B91DB6" w:rsidR="004A6C37" w:rsidDel="00531672" w:rsidRDefault="001E6008" w:rsidP="004A6C37">
      <w:pPr>
        <w:pStyle w:val="ListParagraph"/>
        <w:numPr>
          <w:ilvl w:val="2"/>
          <w:numId w:val="1"/>
        </w:numPr>
        <w:rPr>
          <w:del w:id="95" w:author="Ori Y Zohar" w:date="2013-11-07T11:15:00Z"/>
        </w:rPr>
      </w:pPr>
      <w:del w:id="96" w:author="Ori Y Zohar" w:date="2013-11-07T11:15:00Z">
        <w:r w:rsidRPr="00C004ED" w:rsidDel="00531672">
          <w:rPr>
            <w:b/>
          </w:rPr>
          <w:delText>Sub-head:</w:delText>
        </w:r>
        <w:r w:rsidR="004A6C37" w:rsidDel="00531672">
          <w:delText xml:space="preserve"> We’ll call</w:delText>
        </w:r>
        <w:r w:rsidR="007647B6" w:rsidDel="00531672">
          <w:delText xml:space="preserve"> you whenever it works </w:delText>
        </w:r>
        <w:r w:rsidR="004A6C37" w:rsidDel="00531672">
          <w:delText>for you.</w:delText>
        </w:r>
      </w:del>
    </w:p>
    <w:p w14:paraId="4CAD893D" w14:textId="21930E09" w:rsidR="004A6C37" w:rsidRPr="00C004ED" w:rsidDel="00531672" w:rsidRDefault="001E6008" w:rsidP="004A6C37">
      <w:pPr>
        <w:pStyle w:val="ListParagraph"/>
        <w:numPr>
          <w:ilvl w:val="2"/>
          <w:numId w:val="1"/>
        </w:numPr>
        <w:rPr>
          <w:del w:id="97" w:author="Ori Y Zohar" w:date="2013-11-07T11:15:00Z"/>
          <w:b/>
        </w:rPr>
      </w:pPr>
      <w:del w:id="98" w:author="Ori Y Zohar" w:date="2013-11-07T11:15:00Z">
        <w:r w:rsidRPr="00C004ED" w:rsidDel="00531672">
          <w:rPr>
            <w:b/>
          </w:rPr>
          <w:lastRenderedPageBreak/>
          <w:delText>Form</w:delText>
        </w:r>
        <w:r w:rsidR="004A6C37" w:rsidRPr="00C004ED" w:rsidDel="00531672">
          <w:rPr>
            <w:b/>
          </w:rPr>
          <w:delText>:</w:delText>
        </w:r>
      </w:del>
    </w:p>
    <w:p w14:paraId="3876BF54" w14:textId="0C1ED8F5" w:rsidR="004A6C37" w:rsidDel="00531672" w:rsidRDefault="004A6C37" w:rsidP="004A6C37">
      <w:pPr>
        <w:pStyle w:val="ListParagraph"/>
        <w:numPr>
          <w:ilvl w:val="3"/>
          <w:numId w:val="1"/>
        </w:numPr>
        <w:rPr>
          <w:del w:id="99" w:author="Ori Y Zohar" w:date="2013-11-07T11:15:00Z"/>
        </w:rPr>
      </w:pPr>
      <w:del w:id="100" w:author="Ori Y Zohar" w:date="2013-11-07T11:15:00Z">
        <w:r w:rsidDel="00531672">
          <w:delText>First and last name</w:delText>
        </w:r>
        <w:r w:rsidR="001E6008" w:rsidDel="00531672">
          <w:delText>*</w:delText>
        </w:r>
        <w:r w:rsidDel="00531672">
          <w:delText xml:space="preserve"> (free entry)</w:delText>
        </w:r>
      </w:del>
    </w:p>
    <w:p w14:paraId="3E96CF02" w14:textId="4A9942E4" w:rsidR="004A6C37" w:rsidDel="00531672" w:rsidRDefault="001E6008" w:rsidP="004A6C37">
      <w:pPr>
        <w:pStyle w:val="ListParagraph"/>
        <w:numPr>
          <w:ilvl w:val="3"/>
          <w:numId w:val="1"/>
        </w:numPr>
        <w:rPr>
          <w:del w:id="101" w:author="Ori Y Zohar" w:date="2013-11-07T11:15:00Z"/>
        </w:rPr>
      </w:pPr>
      <w:del w:id="102" w:author="Ori Y Zohar" w:date="2013-11-07T11:15:00Z">
        <w:r w:rsidDel="00531672">
          <w:delText xml:space="preserve">Phone number* (free </w:delText>
        </w:r>
        <w:r w:rsidR="004A6C37" w:rsidDel="00531672">
          <w:delText>entry of a 10 digit number formatted as a phone number i.e. (646) 276-5342</w:delText>
        </w:r>
        <w:r w:rsidDel="00531672">
          <w:delText xml:space="preserve">, </w:delText>
        </w:r>
        <w:r w:rsidR="003B20D6" w:rsidDel="00531672">
          <w:delText>appears in red</w:delText>
        </w:r>
        <w:r w:rsidDel="00531672">
          <w:delText xml:space="preserve"> if not a valid phone number</w:delText>
        </w:r>
        <w:r w:rsidR="004A6C37" w:rsidDel="00531672">
          <w:delText>)</w:delText>
        </w:r>
      </w:del>
    </w:p>
    <w:p w14:paraId="3A90633B" w14:textId="7C8E9C21" w:rsidR="004A6C37" w:rsidDel="00531672" w:rsidRDefault="004A6C37" w:rsidP="004A6C37">
      <w:pPr>
        <w:pStyle w:val="ListParagraph"/>
        <w:numPr>
          <w:ilvl w:val="3"/>
          <w:numId w:val="1"/>
        </w:numPr>
        <w:rPr>
          <w:del w:id="103" w:author="Ori Y Zohar" w:date="2013-11-07T11:15:00Z"/>
        </w:rPr>
      </w:pPr>
      <w:del w:id="104" w:author="Ori Y Zohar" w:date="2013-11-07T11:15:00Z">
        <w:r w:rsidDel="00531672">
          <w:delText>Preferred day to be called</w:delText>
        </w:r>
        <w:r w:rsidR="001E6008" w:rsidDel="00531672">
          <w:delText xml:space="preserve"> (drop down list – include all days of the week)</w:delText>
        </w:r>
      </w:del>
    </w:p>
    <w:p w14:paraId="503BB0AA" w14:textId="140B4B27" w:rsidR="002C174F" w:rsidDel="00531672" w:rsidRDefault="001E6008" w:rsidP="002C174F">
      <w:pPr>
        <w:pStyle w:val="ListParagraph"/>
        <w:numPr>
          <w:ilvl w:val="3"/>
          <w:numId w:val="1"/>
        </w:numPr>
        <w:rPr>
          <w:del w:id="105" w:author="Ori Y Zohar" w:date="2013-11-07T11:15:00Z"/>
        </w:rPr>
      </w:pPr>
      <w:del w:id="106" w:author="Ori Y Zohar" w:date="2013-11-07T11:15:00Z">
        <w:r w:rsidDel="00531672">
          <w:delText>Preferred ti</w:delText>
        </w:r>
        <w:r w:rsidR="002C174F" w:rsidDel="00531672">
          <w:delText>me to be called (drop down list)</w:delText>
        </w:r>
      </w:del>
    </w:p>
    <w:p w14:paraId="1CF5489F" w14:textId="3CBAAB58" w:rsidR="007647B6" w:rsidDel="00531672" w:rsidRDefault="001E6008" w:rsidP="007647B6">
      <w:pPr>
        <w:pStyle w:val="ListParagraph"/>
        <w:numPr>
          <w:ilvl w:val="4"/>
          <w:numId w:val="1"/>
        </w:numPr>
        <w:rPr>
          <w:del w:id="107" w:author="Ori Y Zohar" w:date="2013-11-07T11:15:00Z"/>
        </w:rPr>
      </w:pPr>
      <w:del w:id="108" w:author="Ori Y Zohar" w:date="2013-11-07T11:15:00Z">
        <w:r w:rsidDel="00531672">
          <w:delText>Morning (8-11am)</w:delText>
        </w:r>
      </w:del>
    </w:p>
    <w:p w14:paraId="08EFAD98" w14:textId="1FCF1331" w:rsidR="007647B6" w:rsidDel="00531672" w:rsidRDefault="001E6008" w:rsidP="007647B6">
      <w:pPr>
        <w:pStyle w:val="ListParagraph"/>
        <w:numPr>
          <w:ilvl w:val="4"/>
          <w:numId w:val="1"/>
        </w:numPr>
        <w:rPr>
          <w:del w:id="109" w:author="Ori Y Zohar" w:date="2013-11-07T11:15:00Z"/>
        </w:rPr>
      </w:pPr>
      <w:del w:id="110" w:author="Ori Y Zohar" w:date="2013-11-07T11:15:00Z">
        <w:r w:rsidDel="00531672">
          <w:delText>Lunchtime (11am-1pm)</w:delText>
        </w:r>
      </w:del>
    </w:p>
    <w:p w14:paraId="6DE34BAD" w14:textId="745ECB49" w:rsidR="007647B6" w:rsidDel="00531672" w:rsidRDefault="001E6008" w:rsidP="007647B6">
      <w:pPr>
        <w:pStyle w:val="ListParagraph"/>
        <w:numPr>
          <w:ilvl w:val="4"/>
          <w:numId w:val="1"/>
        </w:numPr>
        <w:rPr>
          <w:del w:id="111" w:author="Ori Y Zohar" w:date="2013-11-07T11:15:00Z"/>
        </w:rPr>
      </w:pPr>
      <w:del w:id="112" w:author="Ori Y Zohar" w:date="2013-11-07T11:15:00Z">
        <w:r w:rsidDel="00531672">
          <w:delText>Afternoon (1pm-5pm)</w:delText>
        </w:r>
      </w:del>
    </w:p>
    <w:p w14:paraId="43DB132D" w14:textId="511A4EB1" w:rsidR="004A6C37" w:rsidDel="00531672" w:rsidRDefault="001E6008" w:rsidP="007647B6">
      <w:pPr>
        <w:pStyle w:val="ListParagraph"/>
        <w:numPr>
          <w:ilvl w:val="4"/>
          <w:numId w:val="1"/>
        </w:numPr>
        <w:rPr>
          <w:del w:id="113" w:author="Ori Y Zohar" w:date="2013-11-07T11:15:00Z"/>
        </w:rPr>
      </w:pPr>
      <w:del w:id="114" w:author="Ori Y Zohar" w:date="2013-11-07T11:15:00Z">
        <w:r w:rsidDel="00531672">
          <w:delText>Evening (5pm-8pm)</w:delText>
        </w:r>
      </w:del>
    </w:p>
    <w:p w14:paraId="467B6B68" w14:textId="7EE6335D" w:rsidR="001E6008" w:rsidDel="00531672" w:rsidRDefault="001E6008" w:rsidP="001E6008">
      <w:pPr>
        <w:pStyle w:val="ListParagraph"/>
        <w:numPr>
          <w:ilvl w:val="2"/>
          <w:numId w:val="1"/>
        </w:numPr>
        <w:rPr>
          <w:del w:id="115" w:author="Ori Y Zohar" w:date="2013-11-07T11:15:00Z"/>
        </w:rPr>
      </w:pPr>
      <w:del w:id="116" w:author="Ori Y Zohar" w:date="2013-11-07T11:15:00Z">
        <w:r w:rsidDel="00531672">
          <w:delText>Submit button – text on button should say “</w:delText>
        </w:r>
        <w:r w:rsidR="005459F6" w:rsidDel="00531672">
          <w:delText>Submit</w:delText>
        </w:r>
        <w:r w:rsidDel="00531672">
          <w:delText>”</w:delText>
        </w:r>
      </w:del>
    </w:p>
    <w:p w14:paraId="07D44841" w14:textId="604D7DCE" w:rsidR="001E6008" w:rsidRPr="00C004ED" w:rsidDel="00531672" w:rsidRDefault="001E6008" w:rsidP="001E6008">
      <w:pPr>
        <w:pStyle w:val="ListParagraph"/>
        <w:numPr>
          <w:ilvl w:val="1"/>
          <w:numId w:val="1"/>
        </w:numPr>
        <w:rPr>
          <w:del w:id="117" w:author="Ori Y Zohar" w:date="2013-11-07T11:15:00Z"/>
          <w:b/>
        </w:rPr>
      </w:pPr>
      <w:del w:id="118" w:author="Ori Y Zohar" w:date="2013-11-07T11:15:00Z">
        <w:r w:rsidRPr="00C004ED" w:rsidDel="00531672">
          <w:rPr>
            <w:b/>
          </w:rPr>
          <w:delText>E-mail icon</w:delText>
        </w:r>
      </w:del>
    </w:p>
    <w:p w14:paraId="75E4A66C" w14:textId="33DA8CC7" w:rsidR="001E6008" w:rsidDel="00531672" w:rsidRDefault="0015480F" w:rsidP="001E6008">
      <w:pPr>
        <w:pStyle w:val="ListParagraph"/>
        <w:numPr>
          <w:ilvl w:val="2"/>
          <w:numId w:val="1"/>
        </w:numPr>
        <w:rPr>
          <w:del w:id="119" w:author="Ori Y Zohar" w:date="2013-11-07T11:15:00Z"/>
        </w:rPr>
      </w:pPr>
      <w:del w:id="120" w:author="Ori Y Zohar" w:date="2013-11-07T11:15:00Z">
        <w:r w:rsidRPr="00C004ED" w:rsidDel="00531672">
          <w:rPr>
            <w:b/>
          </w:rPr>
          <w:delText>Header</w:delText>
        </w:r>
        <w:r w:rsidR="001E6008" w:rsidRPr="00C004ED" w:rsidDel="00531672">
          <w:rPr>
            <w:b/>
          </w:rPr>
          <w:delText>:</w:delText>
        </w:r>
        <w:r w:rsidR="001E6008" w:rsidDel="00531672">
          <w:delText xml:space="preserve"> E-mail us</w:delText>
        </w:r>
      </w:del>
    </w:p>
    <w:p w14:paraId="5FD18201" w14:textId="503EFB78" w:rsidR="001E6008" w:rsidDel="00531672" w:rsidRDefault="001E6008" w:rsidP="001E6008">
      <w:pPr>
        <w:pStyle w:val="ListParagraph"/>
        <w:numPr>
          <w:ilvl w:val="2"/>
          <w:numId w:val="1"/>
        </w:numPr>
        <w:rPr>
          <w:del w:id="121" w:author="Ori Y Zohar" w:date="2013-11-07T11:15:00Z"/>
        </w:rPr>
      </w:pPr>
      <w:del w:id="122" w:author="Ori Y Zohar" w:date="2013-11-07T11:15:00Z">
        <w:r w:rsidRPr="00C004ED" w:rsidDel="00531672">
          <w:rPr>
            <w:b/>
          </w:rPr>
          <w:delText>Sub-head:</w:delText>
        </w:r>
        <w:r w:rsidDel="00531672">
          <w:delText xml:space="preserve"> Interested in any of our services? Shoot us an e-mail and we’ll get you </w:delText>
        </w:r>
        <w:r w:rsidR="005459F6" w:rsidDel="00531672">
          <w:delText>the answers you need</w:delText>
        </w:r>
        <w:r w:rsidDel="00531672">
          <w:delText>.</w:delText>
        </w:r>
      </w:del>
    </w:p>
    <w:p w14:paraId="03755B79" w14:textId="1B421AFD" w:rsidR="001E6008" w:rsidRPr="00C004ED" w:rsidDel="00531672" w:rsidRDefault="001E6008" w:rsidP="001E6008">
      <w:pPr>
        <w:pStyle w:val="ListParagraph"/>
        <w:numPr>
          <w:ilvl w:val="2"/>
          <w:numId w:val="1"/>
        </w:numPr>
        <w:rPr>
          <w:del w:id="123" w:author="Ori Y Zohar" w:date="2013-11-07T11:15:00Z"/>
          <w:b/>
        </w:rPr>
      </w:pPr>
      <w:del w:id="124" w:author="Ori Y Zohar" w:date="2013-11-07T11:15:00Z">
        <w:r w:rsidRPr="00C004ED" w:rsidDel="00531672">
          <w:rPr>
            <w:b/>
          </w:rPr>
          <w:delText>Form:</w:delText>
        </w:r>
      </w:del>
    </w:p>
    <w:p w14:paraId="4842F524" w14:textId="1C8B7C1E" w:rsidR="001E6008" w:rsidDel="00531672" w:rsidRDefault="001E6008" w:rsidP="001E6008">
      <w:pPr>
        <w:pStyle w:val="ListParagraph"/>
        <w:numPr>
          <w:ilvl w:val="3"/>
          <w:numId w:val="1"/>
        </w:numPr>
        <w:rPr>
          <w:del w:id="125" w:author="Ori Y Zohar" w:date="2013-11-07T11:15:00Z"/>
        </w:rPr>
      </w:pPr>
      <w:del w:id="126" w:author="Ori Y Zohar" w:date="2013-11-07T11:15:00Z">
        <w:r w:rsidDel="00531672">
          <w:delText>First and last name* (free entry)</w:delText>
        </w:r>
      </w:del>
    </w:p>
    <w:p w14:paraId="4BC34B28" w14:textId="676A3E9A" w:rsidR="001E6008" w:rsidDel="00531672" w:rsidRDefault="001E6008" w:rsidP="001E6008">
      <w:pPr>
        <w:pStyle w:val="ListParagraph"/>
        <w:numPr>
          <w:ilvl w:val="3"/>
          <w:numId w:val="1"/>
        </w:numPr>
        <w:rPr>
          <w:del w:id="127" w:author="Ori Y Zohar" w:date="2013-11-07T11:15:00Z"/>
        </w:rPr>
      </w:pPr>
      <w:del w:id="128" w:author="Ori Y Zohar" w:date="2013-11-07T11:15:00Z">
        <w:r w:rsidDel="00531672">
          <w:delText>E-mai</w:delText>
        </w:r>
        <w:r w:rsidR="003B20D6" w:rsidDel="00531672">
          <w:delText>l address* (free entry, appears in red</w:delText>
        </w:r>
        <w:r w:rsidDel="00531672">
          <w:delText xml:space="preserve"> if not a valid e-mail)</w:delText>
        </w:r>
      </w:del>
    </w:p>
    <w:p w14:paraId="1E2718A5" w14:textId="71F09593" w:rsidR="001E6008" w:rsidDel="00531672" w:rsidRDefault="001E6008" w:rsidP="001E6008">
      <w:pPr>
        <w:pStyle w:val="ListParagraph"/>
        <w:numPr>
          <w:ilvl w:val="3"/>
          <w:numId w:val="1"/>
        </w:numPr>
        <w:rPr>
          <w:del w:id="129" w:author="Ori Y Zohar" w:date="2013-11-07T11:15:00Z"/>
        </w:rPr>
      </w:pPr>
      <w:del w:id="130" w:author="Ori Y Zohar" w:date="2013-11-07T11:15:00Z">
        <w:r w:rsidDel="00531672">
          <w:delText>Subject (free entry)</w:delText>
        </w:r>
      </w:del>
    </w:p>
    <w:p w14:paraId="5CE946FC" w14:textId="35A71D5E" w:rsidR="001E6008" w:rsidDel="00531672" w:rsidRDefault="001E6008" w:rsidP="001E6008">
      <w:pPr>
        <w:pStyle w:val="ListParagraph"/>
        <w:numPr>
          <w:ilvl w:val="3"/>
          <w:numId w:val="1"/>
        </w:numPr>
        <w:rPr>
          <w:del w:id="131" w:author="Ori Y Zohar" w:date="2013-11-07T11:15:00Z"/>
        </w:rPr>
      </w:pPr>
      <w:del w:id="132" w:author="Ori Y Zohar" w:date="2013-11-07T11:15:00Z">
        <w:r w:rsidDel="00531672">
          <w:delText>Message (free entry)</w:delText>
        </w:r>
      </w:del>
    </w:p>
    <w:p w14:paraId="7C55119A" w14:textId="671E6774" w:rsidR="001E6008" w:rsidDel="00531672" w:rsidRDefault="001E6008" w:rsidP="001E6008">
      <w:pPr>
        <w:pStyle w:val="ListParagraph"/>
        <w:numPr>
          <w:ilvl w:val="2"/>
          <w:numId w:val="1"/>
        </w:numPr>
        <w:rPr>
          <w:del w:id="133" w:author="Ori Y Zohar" w:date="2013-11-07T11:15:00Z"/>
        </w:rPr>
      </w:pPr>
      <w:del w:id="134" w:author="Ori Y Zohar" w:date="2013-11-07T11:15:00Z">
        <w:r w:rsidDel="00531672">
          <w:delText>Submit button – text on button should say “Send”</w:delText>
        </w:r>
      </w:del>
    </w:p>
    <w:p w14:paraId="66913BE7" w14:textId="357A8A1B" w:rsidR="001E6008" w:rsidDel="00531672" w:rsidRDefault="007647B6" w:rsidP="001E6008">
      <w:pPr>
        <w:pStyle w:val="ListParagraph"/>
        <w:numPr>
          <w:ilvl w:val="1"/>
          <w:numId w:val="1"/>
        </w:numPr>
        <w:rPr>
          <w:del w:id="135" w:author="Ori Y Zohar" w:date="2013-11-07T11:15:00Z"/>
        </w:rPr>
      </w:pPr>
      <w:del w:id="136" w:author="Ori Y Zohar" w:date="2013-11-07T11:15:00Z">
        <w:r w:rsidDel="00531672">
          <w:delText>Reference:</w:delText>
        </w:r>
      </w:del>
    </w:p>
    <w:p w14:paraId="6CB3E99A" w14:textId="59FE03E7" w:rsidR="007647B6" w:rsidDel="00531672" w:rsidRDefault="007647B6" w:rsidP="007647B6">
      <w:pPr>
        <w:rPr>
          <w:del w:id="137" w:author="Ori Y Zohar" w:date="2013-11-07T11:15:00Z"/>
        </w:rPr>
      </w:pPr>
      <w:del w:id="138" w:author="Ori Y Zohar" w:date="2013-11-07T11:15:00Z">
        <w:r w:rsidDel="00531672">
          <w:rPr>
            <w:noProof/>
          </w:rPr>
          <w:lastRenderedPageBreak/>
          <w:drawing>
            <wp:inline distT="0" distB="0" distL="0" distR="0" wp14:anchorId="08B1ED01" wp14:editId="2CDE026D">
              <wp:extent cx="5486400" cy="3946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486400" cy="3946723"/>
                      </a:xfrm>
                      <a:prstGeom prst="rect">
                        <a:avLst/>
                      </a:prstGeom>
                      <a:noFill/>
                      <a:ln>
                        <a:noFill/>
                      </a:ln>
                    </pic:spPr>
                  </pic:pic>
                </a:graphicData>
              </a:graphic>
            </wp:inline>
          </w:drawing>
        </w:r>
      </w:del>
    </w:p>
    <w:p w14:paraId="4D15AD3C" w14:textId="7693C4CE" w:rsidR="001E6008" w:rsidDel="00531672" w:rsidRDefault="007647B6" w:rsidP="001E6008">
      <w:pPr>
        <w:rPr>
          <w:del w:id="139" w:author="Ori Y Zohar" w:date="2013-11-07T11:15:00Z"/>
        </w:rPr>
      </w:pPr>
      <w:del w:id="140" w:author="Ori Y Zohar" w:date="2013-11-07T11:15:00Z">
        <w:r w:rsidDel="00531672">
          <w:delText>www.moneypark.com</w:delText>
        </w:r>
      </w:del>
    </w:p>
    <w:p w14:paraId="53A3AD0A" w14:textId="77777777" w:rsidR="007647B6" w:rsidRDefault="007647B6" w:rsidP="001E6008"/>
    <w:p w14:paraId="49323518" w14:textId="77777777" w:rsidR="00483603" w:rsidRPr="00553CDD" w:rsidRDefault="00483603" w:rsidP="00483603">
      <w:pPr>
        <w:pStyle w:val="ListParagraph"/>
        <w:numPr>
          <w:ilvl w:val="0"/>
          <w:numId w:val="1"/>
        </w:numPr>
        <w:rPr>
          <w:b/>
        </w:rPr>
      </w:pPr>
      <w:r w:rsidRPr="00553CDD">
        <w:rPr>
          <w:b/>
        </w:rPr>
        <w:t>Footer</w:t>
      </w:r>
    </w:p>
    <w:p w14:paraId="0B5B2FF7" w14:textId="77777777" w:rsidR="00F16C54" w:rsidRDefault="00F16C54" w:rsidP="00483603">
      <w:pPr>
        <w:pStyle w:val="ListParagraph"/>
        <w:numPr>
          <w:ilvl w:val="1"/>
          <w:numId w:val="1"/>
        </w:numPr>
        <w:rPr>
          <w:ins w:id="141" w:author="Ori Y Zohar" w:date="2013-11-07T11:29:00Z"/>
          <w:b/>
        </w:rPr>
      </w:pPr>
      <w:ins w:id="142" w:author="Ori Y Zohar" w:date="2013-11-07T11:29:00Z">
        <w:r>
          <w:rPr>
            <w:b/>
          </w:rPr>
          <w:t>Site map</w:t>
        </w:r>
      </w:ins>
    </w:p>
    <w:p w14:paraId="262BB91B" w14:textId="466AF832" w:rsidR="00483603" w:rsidRPr="00F16C54" w:rsidRDefault="002C174F">
      <w:pPr>
        <w:pStyle w:val="ListParagraph"/>
        <w:numPr>
          <w:ilvl w:val="2"/>
          <w:numId w:val="1"/>
        </w:numPr>
        <w:rPr>
          <w:rPrChange w:id="143" w:author="Ori Y Zohar" w:date="2013-11-07T11:29:00Z">
            <w:rPr>
              <w:b/>
            </w:rPr>
          </w:rPrChange>
        </w:rPr>
        <w:pPrChange w:id="144" w:author="Ori Y Zohar" w:date="2013-11-07T11:29:00Z">
          <w:pPr>
            <w:pStyle w:val="ListParagraph"/>
            <w:numPr>
              <w:ilvl w:val="1"/>
              <w:numId w:val="1"/>
            </w:numPr>
            <w:ind w:left="1080" w:hanging="360"/>
          </w:pPr>
        </w:pPrChange>
      </w:pPr>
      <w:r w:rsidRPr="00F16C54">
        <w:rPr>
          <w:rPrChange w:id="145" w:author="Ori Y Zohar" w:date="2013-11-07T11:29:00Z">
            <w:rPr>
              <w:b/>
            </w:rPr>
          </w:rPrChange>
        </w:rPr>
        <w:t>Same options as</w:t>
      </w:r>
      <w:r w:rsidR="00483603" w:rsidRPr="00F16C54">
        <w:rPr>
          <w:rPrChange w:id="146" w:author="Ori Y Zohar" w:date="2013-11-07T11:29:00Z">
            <w:rPr>
              <w:b/>
            </w:rPr>
          </w:rPrChange>
        </w:rPr>
        <w:t xml:space="preserve"> menu</w:t>
      </w:r>
      <w:r w:rsidRPr="00F16C54">
        <w:rPr>
          <w:rPrChange w:id="147" w:author="Ori Y Zohar" w:date="2013-11-07T11:29:00Z">
            <w:rPr>
              <w:b/>
            </w:rPr>
          </w:rPrChange>
        </w:rPr>
        <w:t xml:space="preserve"> bar</w:t>
      </w:r>
      <w:ins w:id="148" w:author="Ori Y Zohar" w:date="2013-11-07T11:25:00Z">
        <w:r w:rsidR="00F16C54" w:rsidRPr="00F16C54">
          <w:rPr>
            <w:rPrChange w:id="149" w:author="Ori Y Zohar" w:date="2013-11-07T11:29:00Z">
              <w:rPr>
                <w:b/>
              </w:rPr>
            </w:rPrChange>
          </w:rPr>
          <w:t>, but broken out</w:t>
        </w:r>
      </w:ins>
      <w:ins w:id="150" w:author="Ori Y Zohar" w:date="2013-11-07T11:27:00Z">
        <w:r w:rsidR="00F16C54" w:rsidRPr="00F16C54">
          <w:rPr>
            <w:rPrChange w:id="151" w:author="Ori Y Zohar" w:date="2013-11-07T11:29:00Z">
              <w:rPr>
                <w:b/>
              </w:rPr>
            </w:rPrChange>
          </w:rPr>
          <w:t xml:space="preserve"> with the sub-categories</w:t>
        </w:r>
      </w:ins>
    </w:p>
    <w:p w14:paraId="7668FD0C" w14:textId="3622FD7D" w:rsidR="00483603" w:rsidRPr="00C004ED" w:rsidRDefault="00C004ED" w:rsidP="00483603">
      <w:pPr>
        <w:pStyle w:val="ListParagraph"/>
        <w:numPr>
          <w:ilvl w:val="1"/>
          <w:numId w:val="1"/>
        </w:numPr>
        <w:rPr>
          <w:b/>
        </w:rPr>
      </w:pPr>
      <w:r>
        <w:rPr>
          <w:b/>
        </w:rPr>
        <w:t>Social media</w:t>
      </w:r>
    </w:p>
    <w:p w14:paraId="34C0B710" w14:textId="77777777" w:rsidR="002C174F" w:rsidRDefault="00553CDD" w:rsidP="002C174F">
      <w:pPr>
        <w:pStyle w:val="ListParagraph"/>
        <w:numPr>
          <w:ilvl w:val="2"/>
          <w:numId w:val="1"/>
        </w:numPr>
      </w:pPr>
      <w:r>
        <w:t xml:space="preserve">Follow us on </w:t>
      </w:r>
      <w:r w:rsidR="002C174F">
        <w:t xml:space="preserve">Facebook (link - </w:t>
      </w:r>
      <w:r w:rsidR="002C174F" w:rsidRPr="002C174F">
        <w:t>https://www.facebook.com/pages/Sindeo/1374268079478117</w:t>
      </w:r>
      <w:r w:rsidR="002C174F">
        <w:t>)</w:t>
      </w:r>
    </w:p>
    <w:p w14:paraId="603BA479" w14:textId="77777777" w:rsidR="002C174F" w:rsidRDefault="00553CDD" w:rsidP="00B15C68">
      <w:pPr>
        <w:pStyle w:val="ListParagraph"/>
        <w:numPr>
          <w:ilvl w:val="2"/>
          <w:numId w:val="1"/>
        </w:numPr>
      </w:pPr>
      <w:r>
        <w:t xml:space="preserve">Follow us on </w:t>
      </w:r>
      <w:r w:rsidR="002C174F">
        <w:t xml:space="preserve">Twitter (link - </w:t>
      </w:r>
      <w:r w:rsidR="002C174F" w:rsidRPr="002C174F">
        <w:t>www.twitter.com/asksindeo</w:t>
      </w:r>
      <w:r w:rsidR="00B15C68">
        <w:t>)</w:t>
      </w:r>
    </w:p>
    <w:p w14:paraId="228A5370" w14:textId="77777777" w:rsidR="00F16C54" w:rsidRPr="00C004ED" w:rsidRDefault="00F16C54" w:rsidP="00F16C54">
      <w:pPr>
        <w:pStyle w:val="ListParagraph"/>
        <w:numPr>
          <w:ilvl w:val="1"/>
          <w:numId w:val="1"/>
        </w:numPr>
        <w:rPr>
          <w:b/>
        </w:rPr>
      </w:pPr>
      <w:moveToRangeStart w:id="152" w:author="Ori Y Zohar" w:date="2013-11-07T11:29:00Z" w:name="move245443094"/>
      <w:moveTo w:id="153" w:author="Ori Y Zohar" w:date="2013-11-07T11:29:00Z">
        <w:r w:rsidRPr="00C004ED">
          <w:rPr>
            <w:b/>
          </w:rPr>
          <w:t>Safety &amp; Security</w:t>
        </w:r>
      </w:moveTo>
    </w:p>
    <w:p w14:paraId="2FAFBBAB" w14:textId="77777777" w:rsidR="00F16C54" w:rsidRDefault="00F16C54" w:rsidP="00F16C54">
      <w:pPr>
        <w:pStyle w:val="ListParagraph"/>
        <w:numPr>
          <w:ilvl w:val="2"/>
          <w:numId w:val="1"/>
        </w:numPr>
      </w:pPr>
      <w:moveTo w:id="154" w:author="Ori Y Zohar" w:date="2013-11-07T11:29:00Z">
        <w:r>
          <w:t xml:space="preserve">Security (i.e. </w:t>
        </w:r>
        <w:proofErr w:type="spellStart"/>
        <w:r>
          <w:t>TRUSTe</w:t>
        </w:r>
        <w:proofErr w:type="spellEnd"/>
        <w:r>
          <w:t>, VeriSign, RSA?)</w:t>
        </w:r>
      </w:moveTo>
    </w:p>
    <w:p w14:paraId="03BF49A5" w14:textId="77777777" w:rsidR="00F16C54" w:rsidRDefault="00F16C54" w:rsidP="00F16C54">
      <w:pPr>
        <w:pStyle w:val="ListParagraph"/>
        <w:numPr>
          <w:ilvl w:val="2"/>
          <w:numId w:val="1"/>
        </w:numPr>
      </w:pPr>
      <w:moveTo w:id="155" w:author="Ori Y Zohar" w:date="2013-11-07T11:29:00Z">
        <w:r>
          <w:t>Links to (content to come):</w:t>
        </w:r>
      </w:moveTo>
    </w:p>
    <w:p w14:paraId="5C78ED19" w14:textId="77777777" w:rsidR="00F16C54" w:rsidRDefault="00F16C54" w:rsidP="00F16C54">
      <w:pPr>
        <w:pStyle w:val="ListParagraph"/>
        <w:numPr>
          <w:ilvl w:val="3"/>
          <w:numId w:val="1"/>
        </w:numPr>
      </w:pPr>
      <w:moveTo w:id="156" w:author="Ori Y Zohar" w:date="2013-11-07T11:29:00Z">
        <w:r>
          <w:t>Security and Privacy</w:t>
        </w:r>
      </w:moveTo>
    </w:p>
    <w:p w14:paraId="262CADBA" w14:textId="77777777" w:rsidR="00F16C54" w:rsidRDefault="00F16C54" w:rsidP="00F16C54">
      <w:pPr>
        <w:pStyle w:val="ListParagraph"/>
        <w:numPr>
          <w:ilvl w:val="3"/>
          <w:numId w:val="1"/>
        </w:numPr>
      </w:pPr>
      <w:moveTo w:id="157" w:author="Ori Y Zohar" w:date="2013-11-07T11:29:00Z">
        <w:r>
          <w:t>Disclosures and Licenses</w:t>
        </w:r>
      </w:moveTo>
    </w:p>
    <w:p w14:paraId="1B1183A7" w14:textId="77777777" w:rsidR="00F16C54" w:rsidRDefault="00F16C54" w:rsidP="00F16C54">
      <w:pPr>
        <w:pStyle w:val="ListParagraph"/>
        <w:numPr>
          <w:ilvl w:val="3"/>
          <w:numId w:val="1"/>
        </w:numPr>
      </w:pPr>
      <w:moveTo w:id="158" w:author="Ori Y Zohar" w:date="2013-11-07T11:29:00Z">
        <w:r>
          <w:t>Terms of Use</w:t>
        </w:r>
      </w:moveTo>
    </w:p>
    <w:p w14:paraId="09F4514C" w14:textId="77777777" w:rsidR="00F16C54" w:rsidRDefault="00F16C54" w:rsidP="00F16C54">
      <w:pPr>
        <w:pStyle w:val="ListParagraph"/>
        <w:numPr>
          <w:ilvl w:val="2"/>
          <w:numId w:val="1"/>
        </w:numPr>
      </w:pPr>
      <w:moveTo w:id="159" w:author="Ori Y Zohar" w:date="2013-11-07T11:29:00Z">
        <w:r>
          <w:t>Copyright</w:t>
        </w:r>
      </w:moveTo>
    </w:p>
    <w:p w14:paraId="7CDF89DA" w14:textId="77777777" w:rsidR="00F16C54" w:rsidRDefault="00F16C54" w:rsidP="00F16C54">
      <w:pPr>
        <w:pStyle w:val="ListParagraph"/>
        <w:numPr>
          <w:ilvl w:val="3"/>
          <w:numId w:val="1"/>
        </w:numPr>
      </w:pPr>
      <w:moveTo w:id="160" w:author="Ori Y Zohar" w:date="2013-11-07T11:29:00Z">
        <w:r>
          <w:t xml:space="preserve">©2013 </w:t>
        </w:r>
        <w:proofErr w:type="spellStart"/>
        <w:r>
          <w:t>MoneyPark</w:t>
        </w:r>
        <w:proofErr w:type="spellEnd"/>
        <w:r>
          <w:t xml:space="preserve"> Inc., All rights reserved.  “</w:t>
        </w:r>
        <w:proofErr w:type="spellStart"/>
        <w:r>
          <w:t>Sindeo</w:t>
        </w:r>
        <w:proofErr w:type="spellEnd"/>
        <w:r>
          <w:t xml:space="preserve">” is a registered service mark of </w:t>
        </w:r>
        <w:proofErr w:type="spellStart"/>
        <w:r>
          <w:t>Moneypark</w:t>
        </w:r>
        <w:proofErr w:type="spellEnd"/>
        <w:r>
          <w:t xml:space="preserve"> Inc.</w:t>
        </w:r>
      </w:moveTo>
    </w:p>
    <w:moveToRangeEnd w:id="152"/>
    <w:p w14:paraId="6B21909E" w14:textId="745E7AF6" w:rsidR="002C174F" w:rsidRPr="00C004ED" w:rsidDel="00F16C54" w:rsidRDefault="002C174F">
      <w:pPr>
        <w:pStyle w:val="ListParagraph"/>
        <w:numPr>
          <w:ilvl w:val="1"/>
          <w:numId w:val="1"/>
        </w:numPr>
        <w:rPr>
          <w:del w:id="161" w:author="Ori Y Zohar" w:date="2013-11-07T11:28:00Z"/>
          <w:b/>
        </w:rPr>
      </w:pPr>
      <w:del w:id="162" w:author="Ori Y Zohar" w:date="2013-11-07T11:28:00Z">
        <w:r w:rsidRPr="00C004ED" w:rsidDel="00F16C54">
          <w:rPr>
            <w:b/>
          </w:rPr>
          <w:delText>Feedback</w:delText>
        </w:r>
      </w:del>
    </w:p>
    <w:p w14:paraId="01B5F55D" w14:textId="67A03569" w:rsidR="00B15C68" w:rsidDel="00F16C54" w:rsidRDefault="00B15C68" w:rsidP="002C174F">
      <w:pPr>
        <w:pStyle w:val="ListParagraph"/>
        <w:numPr>
          <w:ilvl w:val="2"/>
          <w:numId w:val="1"/>
        </w:numPr>
        <w:rPr>
          <w:del w:id="163" w:author="Ori Y Zohar" w:date="2013-11-07T11:28:00Z"/>
        </w:rPr>
      </w:pPr>
      <w:del w:id="164" w:author="Ori Y Zohar" w:date="2013-11-07T11:28:00Z">
        <w:r w:rsidDel="00F16C54">
          <w:delText>Launched a feedback page</w:delText>
        </w:r>
      </w:del>
    </w:p>
    <w:p w14:paraId="3C929CEB" w14:textId="0FD53841" w:rsidR="002C174F" w:rsidDel="00F16C54" w:rsidRDefault="00B15C68" w:rsidP="002C174F">
      <w:pPr>
        <w:pStyle w:val="ListParagraph"/>
        <w:numPr>
          <w:ilvl w:val="2"/>
          <w:numId w:val="1"/>
        </w:numPr>
        <w:rPr>
          <w:del w:id="165" w:author="Ori Y Zohar" w:date="2013-11-07T11:28:00Z"/>
        </w:rPr>
      </w:pPr>
      <w:del w:id="166" w:author="Ori Y Zohar" w:date="2013-11-07T11:28:00Z">
        <w:r w:rsidDel="00F16C54">
          <w:delText>Potentially p</w:delText>
        </w:r>
        <w:r w:rsidR="002C174F" w:rsidDel="00F16C54">
          <w:delText xml:space="preserve">owered by OpinionLab </w:delText>
        </w:r>
        <w:r w:rsidDel="00F16C54">
          <w:delText>–</w:delText>
        </w:r>
        <w:r w:rsidR="002C174F" w:rsidDel="00F16C54">
          <w:delText xml:space="preserve"> </w:delText>
        </w:r>
        <w:r w:rsidDel="00F16C54">
          <w:delText xml:space="preserve">Ori inquiring </w:delText>
        </w:r>
        <w:r w:rsidR="00684F41" w:rsidDel="00F16C54">
          <w:fldChar w:fldCharType="begin"/>
        </w:r>
        <w:r w:rsidR="00684F41" w:rsidDel="00F16C54">
          <w:delInstrText xml:space="preserve"> HYPERLINK "http://www.opinionlab.com/solutions/website-feedback/" </w:delInstrText>
        </w:r>
        <w:r w:rsidR="00684F41" w:rsidDel="00F16C54">
          <w:fldChar w:fldCharType="separate"/>
        </w:r>
        <w:r w:rsidRPr="00603545" w:rsidDel="00F16C54">
          <w:rPr>
            <w:rStyle w:val="Hyperlink"/>
          </w:rPr>
          <w:delText>http://www.opinionlab.com/solutions/website-feedback/</w:delText>
        </w:r>
        <w:r w:rsidR="00684F41" w:rsidDel="00F16C54">
          <w:rPr>
            <w:rStyle w:val="Hyperlink"/>
          </w:rPr>
          <w:fldChar w:fldCharType="end"/>
        </w:r>
      </w:del>
    </w:p>
    <w:p w14:paraId="26B867B5" w14:textId="77777777" w:rsidR="00F16C54" w:rsidRDefault="00B15C68" w:rsidP="004A2533">
      <w:pPr>
        <w:pStyle w:val="ListParagraph"/>
        <w:numPr>
          <w:ilvl w:val="2"/>
          <w:numId w:val="1"/>
        </w:numPr>
        <w:rPr>
          <w:ins w:id="167" w:author="Ori Y Zohar" w:date="2013-11-07T11:29:00Z"/>
        </w:rPr>
      </w:pPr>
      <w:r>
        <w:t>Reference</w:t>
      </w:r>
      <w:ins w:id="168" w:author="Ori Y Zohar" w:date="2013-11-07T11:28:00Z">
        <w:r w:rsidR="00F16C54">
          <w:t>:</w:t>
        </w:r>
      </w:ins>
    </w:p>
    <w:p w14:paraId="5F9ABCB0" w14:textId="49D4FF83" w:rsidR="00B15C68" w:rsidRDefault="00F16C54">
      <w:pPr>
        <w:pStyle w:val="ListParagraph"/>
        <w:numPr>
          <w:ilvl w:val="3"/>
          <w:numId w:val="1"/>
        </w:numPr>
        <w:pPrChange w:id="169" w:author="Ori Y Zohar" w:date="2013-11-07T11:29:00Z">
          <w:pPr>
            <w:pStyle w:val="ListParagraph"/>
            <w:numPr>
              <w:ilvl w:val="2"/>
              <w:numId w:val="1"/>
            </w:numPr>
            <w:ind w:left="1800" w:hanging="360"/>
          </w:pPr>
        </w:pPrChange>
      </w:pPr>
      <w:ins w:id="170" w:author="Ori Y Zohar" w:date="2013-11-07T11:29:00Z">
        <w:r>
          <w:lastRenderedPageBreak/>
          <w:t>Site map at bottom of page:</w:t>
        </w:r>
      </w:ins>
      <w:del w:id="171" w:author="Ori Y Zohar" w:date="2013-11-07T11:28:00Z">
        <w:r w:rsidR="00B15C68" w:rsidDel="00F16C54">
          <w:delText>:</w:delText>
        </w:r>
      </w:del>
    </w:p>
    <w:p w14:paraId="4E458A32" w14:textId="64FBB288" w:rsidR="002C174F" w:rsidRDefault="00F16C54" w:rsidP="002C174F">
      <w:ins w:id="172" w:author="Ori Y Zohar" w:date="2013-11-07T11:28:00Z">
        <w:r>
          <w:rPr>
            <w:noProof/>
          </w:rPr>
          <w:drawing>
            <wp:inline distT="0" distB="0" distL="0" distR="0" wp14:anchorId="41606C39" wp14:editId="20552EA5">
              <wp:extent cx="5486400" cy="727615"/>
              <wp:effectExtent l="0" t="0" r="0" b="952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7615"/>
                      </a:xfrm>
                      <a:prstGeom prst="rect">
                        <a:avLst/>
                      </a:prstGeom>
                      <a:noFill/>
                      <a:ln>
                        <a:noFill/>
                      </a:ln>
                    </pic:spPr>
                  </pic:pic>
                </a:graphicData>
              </a:graphic>
            </wp:inline>
          </w:drawing>
        </w:r>
      </w:ins>
      <w:del w:id="173" w:author="Ori Y Zohar" w:date="2013-11-07T11:28:00Z">
        <w:r w:rsidR="002C174F" w:rsidDel="00F16C54">
          <w:rPr>
            <w:noProof/>
          </w:rPr>
          <w:drawing>
            <wp:inline distT="0" distB="0" distL="0" distR="0" wp14:anchorId="5C0FD8E0" wp14:editId="7CD0E141">
              <wp:extent cx="3352800" cy="585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3352800" cy="585470"/>
                      </a:xfrm>
                      <a:prstGeom prst="rect">
                        <a:avLst/>
                      </a:prstGeom>
                      <a:noFill/>
                      <a:ln>
                        <a:noFill/>
                      </a:ln>
                    </pic:spPr>
                  </pic:pic>
                </a:graphicData>
              </a:graphic>
            </wp:inline>
          </w:drawing>
        </w:r>
      </w:del>
    </w:p>
    <w:p w14:paraId="5CD38D55" w14:textId="03A81859" w:rsidR="004A6C37" w:rsidRDefault="00F16C54" w:rsidP="00B15C68">
      <w:ins w:id="174" w:author="Ori Y Zohar" w:date="2013-11-07T11:28:00Z">
        <w:r>
          <w:fldChar w:fldCharType="begin"/>
        </w:r>
        <w:r>
          <w:instrText xml:space="preserve"> HYPERLINK "http://www.learnvest.com" </w:instrText>
        </w:r>
        <w:r>
          <w:fldChar w:fldCharType="separate"/>
        </w:r>
        <w:r w:rsidRPr="006E0C16">
          <w:rPr>
            <w:rStyle w:val="Hyperlink"/>
          </w:rPr>
          <w:t>www.learnvest.com</w:t>
        </w:r>
        <w:r>
          <w:fldChar w:fldCharType="end"/>
        </w:r>
        <w:r>
          <w:t xml:space="preserve"> </w:t>
        </w:r>
      </w:ins>
      <w:del w:id="175" w:author="Ori Y Zohar" w:date="2013-11-07T11:28:00Z">
        <w:r w:rsidR="00684F41" w:rsidDel="00F16C54">
          <w:fldChar w:fldCharType="begin"/>
        </w:r>
        <w:r w:rsidR="00684F41" w:rsidDel="00F16C54">
          <w:delInstrText xml:space="preserve"> HYPERLINK "http://www.quickenloans.com/" </w:delInstrText>
        </w:r>
        <w:r w:rsidR="00684F41" w:rsidDel="00F16C54">
          <w:fldChar w:fldCharType="separate"/>
        </w:r>
        <w:r w:rsidR="00B15C68" w:rsidRPr="00603545" w:rsidDel="00F16C54">
          <w:rPr>
            <w:rStyle w:val="Hyperlink"/>
          </w:rPr>
          <w:delText>http://www.quickenloans.com/</w:delText>
        </w:r>
        <w:r w:rsidR="00684F41" w:rsidDel="00F16C54">
          <w:rPr>
            <w:rStyle w:val="Hyperlink"/>
          </w:rPr>
          <w:fldChar w:fldCharType="end"/>
        </w:r>
        <w:r w:rsidR="00B15C68" w:rsidDel="00F16C54">
          <w:delText xml:space="preserve"> </w:delText>
        </w:r>
      </w:del>
      <w:r w:rsidR="00B15C68">
        <w:t>(bottom of page)</w:t>
      </w:r>
    </w:p>
    <w:p w14:paraId="3AE1E8AB" w14:textId="77777777" w:rsidR="00B15C68" w:rsidRDefault="00B15C68" w:rsidP="00B15C68">
      <w:pPr>
        <w:pStyle w:val="ListParagraph"/>
        <w:ind w:left="1080"/>
      </w:pPr>
    </w:p>
    <w:p w14:paraId="07A7CC74" w14:textId="16B17F24" w:rsidR="00B15C68" w:rsidRPr="00C004ED" w:rsidDel="00CC11C9" w:rsidRDefault="00B15C68" w:rsidP="00B15C68">
      <w:pPr>
        <w:pStyle w:val="ListParagraph"/>
        <w:numPr>
          <w:ilvl w:val="1"/>
          <w:numId w:val="1"/>
        </w:numPr>
        <w:rPr>
          <w:del w:id="176" w:author="Betsy Chapman" w:date="2013-11-07T15:20:00Z"/>
          <w:b/>
        </w:rPr>
      </w:pPr>
      <w:moveFromRangeStart w:id="177" w:author="Ori Y Zohar" w:date="2013-11-07T11:29:00Z" w:name="move245443094"/>
      <w:moveFrom w:id="178" w:author="Ori Y Zohar" w:date="2013-11-07T11:29:00Z">
        <w:del w:id="179" w:author="Betsy Chapman" w:date="2013-11-07T15:20:00Z">
          <w:r w:rsidRPr="00C004ED" w:rsidDel="00CC11C9">
            <w:rPr>
              <w:b/>
            </w:rPr>
            <w:delText>Safety &amp; Security</w:delText>
          </w:r>
        </w:del>
      </w:moveFrom>
    </w:p>
    <w:p w14:paraId="4B5B39EF" w14:textId="418098ED" w:rsidR="00B15C68" w:rsidDel="00CC11C9" w:rsidRDefault="00553CDD" w:rsidP="00B15C68">
      <w:pPr>
        <w:pStyle w:val="ListParagraph"/>
        <w:numPr>
          <w:ilvl w:val="2"/>
          <w:numId w:val="1"/>
        </w:numPr>
        <w:rPr>
          <w:del w:id="180" w:author="Betsy Chapman" w:date="2013-11-07T15:20:00Z"/>
        </w:rPr>
      </w:pPr>
      <w:moveFrom w:id="181" w:author="Ori Y Zohar" w:date="2013-11-07T11:29:00Z">
        <w:del w:id="182" w:author="Betsy Chapman" w:date="2013-11-07T15:20:00Z">
          <w:r w:rsidDel="00CC11C9">
            <w:delText>Security (i.e. TRUSTe, VeriSign, RSA?)</w:delText>
          </w:r>
        </w:del>
      </w:moveFrom>
    </w:p>
    <w:p w14:paraId="05CA5DB8" w14:textId="6DDCFF95" w:rsidR="00B15C68" w:rsidDel="00CC11C9" w:rsidRDefault="00B15C68" w:rsidP="00B15C68">
      <w:pPr>
        <w:pStyle w:val="ListParagraph"/>
        <w:numPr>
          <w:ilvl w:val="2"/>
          <w:numId w:val="1"/>
        </w:numPr>
        <w:rPr>
          <w:del w:id="183" w:author="Betsy Chapman" w:date="2013-11-07T15:20:00Z"/>
        </w:rPr>
      </w:pPr>
      <w:moveFrom w:id="184" w:author="Ori Y Zohar" w:date="2013-11-07T11:29:00Z">
        <w:del w:id="185" w:author="Betsy Chapman" w:date="2013-11-07T15:20:00Z">
          <w:r w:rsidDel="00CC11C9">
            <w:delText>Links to (content to come):</w:delText>
          </w:r>
        </w:del>
      </w:moveFrom>
    </w:p>
    <w:p w14:paraId="3F7A11CB" w14:textId="6162074C" w:rsidR="00B15C68" w:rsidDel="00CC11C9" w:rsidRDefault="00B15C68" w:rsidP="00B15C68">
      <w:pPr>
        <w:pStyle w:val="ListParagraph"/>
        <w:numPr>
          <w:ilvl w:val="3"/>
          <w:numId w:val="1"/>
        </w:numPr>
        <w:rPr>
          <w:del w:id="186" w:author="Betsy Chapman" w:date="2013-11-07T15:20:00Z"/>
        </w:rPr>
      </w:pPr>
      <w:moveFrom w:id="187" w:author="Ori Y Zohar" w:date="2013-11-07T11:29:00Z">
        <w:del w:id="188" w:author="Betsy Chapman" w:date="2013-11-07T15:20:00Z">
          <w:r w:rsidDel="00CC11C9">
            <w:delText>Security and Privacy</w:delText>
          </w:r>
        </w:del>
      </w:moveFrom>
    </w:p>
    <w:p w14:paraId="49096A31" w14:textId="1B7885CE" w:rsidR="00B15C68" w:rsidDel="00CC11C9" w:rsidRDefault="00B15C68" w:rsidP="00B15C68">
      <w:pPr>
        <w:pStyle w:val="ListParagraph"/>
        <w:numPr>
          <w:ilvl w:val="3"/>
          <w:numId w:val="1"/>
        </w:numPr>
        <w:rPr>
          <w:del w:id="189" w:author="Betsy Chapman" w:date="2013-11-07T15:20:00Z"/>
        </w:rPr>
      </w:pPr>
      <w:moveFrom w:id="190" w:author="Ori Y Zohar" w:date="2013-11-07T11:29:00Z">
        <w:del w:id="191" w:author="Betsy Chapman" w:date="2013-11-07T15:20:00Z">
          <w:r w:rsidDel="00CC11C9">
            <w:delText>Disclosures and Licenses</w:delText>
          </w:r>
        </w:del>
      </w:moveFrom>
    </w:p>
    <w:p w14:paraId="093BC4A7" w14:textId="385BE662" w:rsidR="00B15C68" w:rsidDel="00CC11C9" w:rsidRDefault="00B15C68" w:rsidP="00B15C68">
      <w:pPr>
        <w:pStyle w:val="ListParagraph"/>
        <w:numPr>
          <w:ilvl w:val="3"/>
          <w:numId w:val="1"/>
        </w:numPr>
        <w:rPr>
          <w:del w:id="192" w:author="Betsy Chapman" w:date="2013-11-07T15:20:00Z"/>
        </w:rPr>
      </w:pPr>
      <w:moveFrom w:id="193" w:author="Ori Y Zohar" w:date="2013-11-07T11:29:00Z">
        <w:del w:id="194" w:author="Betsy Chapman" w:date="2013-11-07T15:20:00Z">
          <w:r w:rsidDel="00CC11C9">
            <w:delText>Terms of Use</w:delText>
          </w:r>
        </w:del>
      </w:moveFrom>
    </w:p>
    <w:p w14:paraId="54F3EEE4" w14:textId="3AB27B05" w:rsidR="00B15C68" w:rsidDel="00CC11C9" w:rsidRDefault="00B15C68" w:rsidP="00553CDD">
      <w:pPr>
        <w:pStyle w:val="ListParagraph"/>
        <w:numPr>
          <w:ilvl w:val="2"/>
          <w:numId w:val="1"/>
        </w:numPr>
        <w:rPr>
          <w:del w:id="195" w:author="Betsy Chapman" w:date="2013-11-07T15:20:00Z"/>
        </w:rPr>
      </w:pPr>
      <w:moveFrom w:id="196" w:author="Ori Y Zohar" w:date="2013-11-07T11:29:00Z">
        <w:del w:id="197" w:author="Betsy Chapman" w:date="2013-11-07T15:20:00Z">
          <w:r w:rsidDel="00CC11C9">
            <w:delText>Copyright</w:delText>
          </w:r>
        </w:del>
      </w:moveFrom>
    </w:p>
    <w:p w14:paraId="2D2091D2" w14:textId="0713ED7C" w:rsidR="00B15C68" w:rsidDel="00CC11C9" w:rsidRDefault="00B15C68" w:rsidP="00553CDD">
      <w:pPr>
        <w:pStyle w:val="ListParagraph"/>
        <w:numPr>
          <w:ilvl w:val="3"/>
          <w:numId w:val="1"/>
        </w:numPr>
        <w:rPr>
          <w:del w:id="198" w:author="Betsy Chapman" w:date="2013-11-07T15:20:00Z"/>
        </w:rPr>
      </w:pPr>
      <w:moveFrom w:id="199" w:author="Ori Y Zohar" w:date="2013-11-07T11:29:00Z">
        <w:r w:rsidDel="00F16C54">
          <w:t>©2013</w:t>
        </w:r>
        <w:r w:rsidR="00FA7DBB" w:rsidDel="00F16C54">
          <w:t xml:space="preserve"> </w:t>
        </w:r>
        <w:r w:rsidDel="00F16C54">
          <w:t>MoneyPark Inc., All rights reserved.  “Sindeo” is a registered service mark of Moneypark</w:t>
        </w:r>
        <w:del w:id="200" w:author="Betsy Chapman" w:date="2013-11-07T15:20:00Z">
          <w:r w:rsidDel="00CC11C9">
            <w:delText xml:space="preserve"> Inc.</w:delText>
          </w:r>
        </w:del>
      </w:moveFrom>
    </w:p>
    <w:moveFromRangeEnd w:id="177"/>
    <w:p w14:paraId="5586FBD5" w14:textId="61268148" w:rsidR="00483603" w:rsidRPr="00CC11C9" w:rsidDel="00CC11C9" w:rsidRDefault="00483603" w:rsidP="00CC11C9">
      <w:pPr>
        <w:pStyle w:val="ListParagraph"/>
        <w:numPr>
          <w:ilvl w:val="3"/>
          <w:numId w:val="1"/>
        </w:numPr>
        <w:rPr>
          <w:del w:id="201" w:author="Betsy Chapman" w:date="2013-11-07T15:20:00Z"/>
          <w:rFonts w:ascii="Times New Roman" w:hAnsi="Times New Roman" w:cs="Times New Roman"/>
          <w:rPrChange w:id="202" w:author="Betsy Chapman" w:date="2013-11-07T15:20:00Z">
            <w:rPr>
              <w:del w:id="203" w:author="Betsy Chapman" w:date="2013-11-07T15:20:00Z"/>
            </w:rPr>
          </w:rPrChange>
        </w:rPr>
        <w:pPrChange w:id="204" w:author="Betsy Chapman" w:date="2013-11-07T15:20:00Z">
          <w:pPr>
            <w:widowControl w:val="0"/>
            <w:autoSpaceDE w:val="0"/>
            <w:autoSpaceDN w:val="0"/>
            <w:adjustRightInd w:val="0"/>
          </w:pPr>
        </w:pPrChange>
      </w:pPr>
    </w:p>
    <w:p w14:paraId="3677EC5A" w14:textId="77777777" w:rsidR="00483603" w:rsidRDefault="00483603" w:rsidP="00483603"/>
    <w:p w14:paraId="31B30799" w14:textId="77777777" w:rsidR="00553CDD" w:rsidRDefault="00553CDD">
      <w:r>
        <w:br w:type="page"/>
      </w:r>
    </w:p>
    <w:p w14:paraId="3C373653" w14:textId="38D949AD" w:rsidR="00316C7C" w:rsidRPr="00553CDD" w:rsidRDefault="00483603" w:rsidP="00483603">
      <w:pPr>
        <w:rPr>
          <w:b/>
          <w:u w:val="single"/>
        </w:rPr>
      </w:pPr>
      <w:r w:rsidRPr="00553CDD">
        <w:rPr>
          <w:b/>
          <w:u w:val="single"/>
        </w:rPr>
        <w:lastRenderedPageBreak/>
        <w:t>Homepage</w:t>
      </w:r>
    </w:p>
    <w:p w14:paraId="4E2A800A" w14:textId="0188E2B2" w:rsidR="00F367A2" w:rsidRPr="00E91546" w:rsidRDefault="006D568A" w:rsidP="0015480F">
      <w:pPr>
        <w:pStyle w:val="ListParagraph"/>
        <w:widowControl w:val="0"/>
        <w:numPr>
          <w:ilvl w:val="0"/>
          <w:numId w:val="1"/>
        </w:numPr>
        <w:autoSpaceDE w:val="0"/>
        <w:autoSpaceDN w:val="0"/>
        <w:adjustRightInd w:val="0"/>
        <w:rPr>
          <w:rFonts w:ascii="Times New Roman" w:hAnsi="Times New Roman" w:cs="Times New Roman"/>
          <w:i/>
        </w:rPr>
      </w:pPr>
      <w:r>
        <w:rPr>
          <w:rFonts w:ascii="Times New Roman" w:hAnsi="Times New Roman" w:cs="Times New Roman"/>
          <w:i/>
        </w:rPr>
        <w:t>Each module described below refers to a horizontal section of the page.</w:t>
      </w:r>
      <w:r w:rsidR="0057123F">
        <w:rPr>
          <w:rFonts w:ascii="Times New Roman" w:hAnsi="Times New Roman" w:cs="Times New Roman"/>
          <w:i/>
        </w:rPr>
        <w:t xml:space="preserve"> See </w:t>
      </w:r>
      <w:hyperlink r:id="rId16" w:history="1">
        <w:r w:rsidR="0057123F" w:rsidRPr="00E91546">
          <w:rPr>
            <w:rFonts w:ascii="Times New Roman" w:hAnsi="Times New Roman" w:cs="Times New Roman"/>
            <w:i/>
          </w:rPr>
          <w:t>www.learnvest.com</w:t>
        </w:r>
      </w:hyperlink>
      <w:r w:rsidR="0057123F">
        <w:rPr>
          <w:rFonts w:ascii="Times New Roman" w:hAnsi="Times New Roman" w:cs="Times New Roman"/>
          <w:i/>
        </w:rPr>
        <w:t xml:space="preserve"> or </w:t>
      </w:r>
      <w:hyperlink r:id="rId17" w:history="1">
        <w:r w:rsidR="00E91546" w:rsidRPr="00E91546">
          <w:rPr>
            <w:rFonts w:ascii="Times New Roman" w:hAnsi="Times New Roman" w:cs="Times New Roman"/>
            <w:i/>
          </w:rPr>
          <w:t>https://thebatterysf.com/</w:t>
        </w:r>
      </w:hyperlink>
      <w:r w:rsidR="00E91546" w:rsidRPr="00E91546">
        <w:rPr>
          <w:rFonts w:ascii="Times New Roman" w:hAnsi="Times New Roman" w:cs="Times New Roman"/>
          <w:i/>
        </w:rPr>
        <w:t xml:space="preserve"> </w:t>
      </w:r>
      <w:del w:id="205" w:author="Ori Y Zohar" w:date="2013-11-07T11:30:00Z">
        <w:r w:rsidR="0057123F" w:rsidDel="00F16C54">
          <w:rPr>
            <w:rFonts w:ascii="Times New Roman" w:hAnsi="Times New Roman" w:cs="Times New Roman"/>
            <w:i/>
          </w:rPr>
          <w:delText xml:space="preserve"> </w:delText>
        </w:r>
      </w:del>
      <w:r w:rsidR="0057123F">
        <w:rPr>
          <w:rFonts w:ascii="Times New Roman" w:hAnsi="Times New Roman" w:cs="Times New Roman"/>
          <w:i/>
        </w:rPr>
        <w:t>for an example of what this looks like.</w:t>
      </w:r>
    </w:p>
    <w:p w14:paraId="31DBE8F6" w14:textId="1A47E5D2" w:rsidR="00473447" w:rsidRDefault="00CF2BF2" w:rsidP="00473447">
      <w:pPr>
        <w:pStyle w:val="ListParagraph"/>
        <w:widowControl w:val="0"/>
        <w:numPr>
          <w:ilvl w:val="0"/>
          <w:numId w:val="1"/>
        </w:numPr>
        <w:autoSpaceDE w:val="0"/>
        <w:autoSpaceDN w:val="0"/>
        <w:adjustRightInd w:val="0"/>
        <w:rPr>
          <w:rFonts w:ascii="Times New Roman" w:hAnsi="Times New Roman" w:cs="Times New Roman"/>
          <w:b/>
        </w:rPr>
      </w:pPr>
      <w:r>
        <w:rPr>
          <w:rFonts w:ascii="Times New Roman" w:hAnsi="Times New Roman" w:cs="Times New Roman"/>
          <w:b/>
        </w:rPr>
        <w:t>First module: Page Intro</w:t>
      </w:r>
    </w:p>
    <w:p w14:paraId="7D440DA2" w14:textId="77777777" w:rsidR="00512BBF" w:rsidRPr="00512BBF" w:rsidRDefault="00512BBF" w:rsidP="0015480F">
      <w:pPr>
        <w:pStyle w:val="ListParagraph"/>
        <w:widowControl w:val="0"/>
        <w:numPr>
          <w:ilvl w:val="1"/>
          <w:numId w:val="1"/>
        </w:numPr>
        <w:autoSpaceDE w:val="0"/>
        <w:autoSpaceDN w:val="0"/>
        <w:adjustRightInd w:val="0"/>
        <w:rPr>
          <w:rFonts w:ascii="Times New Roman" w:hAnsi="Times New Roman" w:cs="Times New Roman"/>
          <w:b/>
        </w:rPr>
      </w:pPr>
      <w:r w:rsidRPr="00512BBF">
        <w:rPr>
          <w:rFonts w:ascii="Times New Roman" w:hAnsi="Times New Roman" w:cs="Times New Roman"/>
          <w:b/>
        </w:rPr>
        <w:t xml:space="preserve">Header: </w:t>
      </w:r>
      <w:r w:rsidR="00A26A9A" w:rsidRPr="00512BBF">
        <w:rPr>
          <w:rFonts w:ascii="Times New Roman" w:hAnsi="Times New Roman" w:cs="Times New Roman"/>
        </w:rPr>
        <w:t xml:space="preserve">A </w:t>
      </w:r>
      <w:r w:rsidR="00D43B99" w:rsidRPr="00512BBF">
        <w:rPr>
          <w:rFonts w:ascii="Times New Roman" w:hAnsi="Times New Roman" w:cs="Times New Roman"/>
        </w:rPr>
        <w:t xml:space="preserve">better </w:t>
      </w:r>
      <w:r w:rsidR="00A26A9A" w:rsidRPr="00512BBF">
        <w:rPr>
          <w:rFonts w:ascii="Times New Roman" w:hAnsi="Times New Roman" w:cs="Times New Roman"/>
        </w:rPr>
        <w:t>way to get a mortgage. Now in California.</w:t>
      </w:r>
    </w:p>
    <w:p w14:paraId="1AFEFDB4" w14:textId="498D68DA" w:rsidR="00473447" w:rsidRPr="00473447" w:rsidRDefault="00512BBF" w:rsidP="00473447">
      <w:pPr>
        <w:pStyle w:val="ListParagraph"/>
        <w:widowControl w:val="0"/>
        <w:numPr>
          <w:ilvl w:val="1"/>
          <w:numId w:val="1"/>
        </w:numPr>
        <w:autoSpaceDE w:val="0"/>
        <w:autoSpaceDN w:val="0"/>
        <w:adjustRightInd w:val="0"/>
        <w:rPr>
          <w:rFonts w:ascii="Times New Roman" w:hAnsi="Times New Roman" w:cs="Times New Roman"/>
          <w:b/>
        </w:rPr>
      </w:pPr>
      <w:r w:rsidRPr="00512BBF">
        <w:rPr>
          <w:rFonts w:ascii="Times New Roman" w:hAnsi="Times New Roman" w:cs="Times New Roman"/>
          <w:b/>
        </w:rPr>
        <w:t xml:space="preserve">Sub-head: </w:t>
      </w:r>
      <w:ins w:id="206" w:author="Ori Y Zohar" w:date="2013-11-07T11:50:00Z">
        <w:r w:rsidR="0046138F">
          <w:rPr>
            <w:rFonts w:ascii="Times New Roman" w:hAnsi="Times New Roman" w:cs="Times New Roman"/>
          </w:rPr>
          <w:t xml:space="preserve">At </w:t>
        </w:r>
        <w:proofErr w:type="spellStart"/>
        <w:r w:rsidR="0046138F">
          <w:rPr>
            <w:rFonts w:ascii="Times New Roman" w:hAnsi="Times New Roman" w:cs="Times New Roman"/>
          </w:rPr>
          <w:t>Sinde</w:t>
        </w:r>
      </w:ins>
      <w:ins w:id="207" w:author="Ori Y Zohar" w:date="2013-11-07T11:51:00Z">
        <w:r w:rsidR="0046138F">
          <w:rPr>
            <w:rFonts w:ascii="Times New Roman" w:hAnsi="Times New Roman" w:cs="Times New Roman"/>
          </w:rPr>
          <w:t>o</w:t>
        </w:r>
      </w:ins>
      <w:proofErr w:type="spellEnd"/>
      <w:ins w:id="208" w:author="Ori Y Zohar" w:date="2013-11-07T11:50:00Z">
        <w:r w:rsidR="0046138F">
          <w:rPr>
            <w:rFonts w:ascii="Times New Roman" w:hAnsi="Times New Roman" w:cs="Times New Roman"/>
          </w:rPr>
          <w:t xml:space="preserve">, we believe that </w:t>
        </w:r>
      </w:ins>
      <w:del w:id="209" w:author="Ori Y Zohar" w:date="2013-11-07T11:50:00Z">
        <w:r w:rsidRPr="00512BBF" w:rsidDel="0046138F">
          <w:rPr>
            <w:rFonts w:ascii="Times New Roman" w:hAnsi="Times New Roman" w:cs="Times New Roman"/>
          </w:rPr>
          <w:delText xml:space="preserve">Getting </w:delText>
        </w:r>
      </w:del>
      <w:ins w:id="210" w:author="Ori Y Zohar" w:date="2013-11-07T11:50:00Z">
        <w:r w:rsidR="0046138F">
          <w:rPr>
            <w:rFonts w:ascii="Times New Roman" w:hAnsi="Times New Roman" w:cs="Times New Roman"/>
          </w:rPr>
          <w:t>g</w:t>
        </w:r>
        <w:r w:rsidR="0046138F" w:rsidRPr="00512BBF">
          <w:rPr>
            <w:rFonts w:ascii="Times New Roman" w:hAnsi="Times New Roman" w:cs="Times New Roman"/>
          </w:rPr>
          <w:t xml:space="preserve">etting </w:t>
        </w:r>
      </w:ins>
      <w:r w:rsidRPr="00512BBF">
        <w:rPr>
          <w:rFonts w:ascii="Times New Roman" w:hAnsi="Times New Roman" w:cs="Times New Roman"/>
        </w:rPr>
        <w:t>a mortgage doesn’t need to be such a</w:t>
      </w:r>
      <w:ins w:id="211" w:author="Ori Y Zohar" w:date="2013-11-07T11:51:00Z">
        <w:r w:rsidR="0046138F">
          <w:rPr>
            <w:rFonts w:ascii="Times New Roman" w:hAnsi="Times New Roman" w:cs="Times New Roman"/>
          </w:rPr>
          <w:t xml:space="preserve"> pain. That’s why we’re reinventing the mortgage process </w:t>
        </w:r>
      </w:ins>
      <w:ins w:id="212" w:author="Ori Y Zohar" w:date="2013-11-07T11:53:00Z">
        <w:r w:rsidR="0046138F">
          <w:rPr>
            <w:rFonts w:ascii="Times New Roman" w:hAnsi="Times New Roman" w:cs="Times New Roman"/>
          </w:rPr>
          <w:t>to get</w:t>
        </w:r>
      </w:ins>
      <w:ins w:id="213" w:author="Ori Y Zohar" w:date="2013-11-07T11:52:00Z">
        <w:r w:rsidR="0046138F">
          <w:rPr>
            <w:rFonts w:ascii="Times New Roman" w:hAnsi="Times New Roman" w:cs="Times New Roman"/>
          </w:rPr>
          <w:t xml:space="preserve"> you</w:t>
        </w:r>
      </w:ins>
      <w:del w:id="214" w:author="Ori Y Zohar" w:date="2013-11-07T11:51:00Z">
        <w:r w:rsidR="007915E1" w:rsidDel="0046138F">
          <w:rPr>
            <w:rFonts w:ascii="Times New Roman" w:hAnsi="Times New Roman" w:cs="Times New Roman"/>
          </w:rPr>
          <w:delText>n overwhelming process</w:delText>
        </w:r>
        <w:r w:rsidRPr="00512BBF" w:rsidDel="0046138F">
          <w:rPr>
            <w:rFonts w:ascii="Times New Roman" w:hAnsi="Times New Roman" w:cs="Times New Roman"/>
          </w:rPr>
          <w:delText xml:space="preserve">. </w:delText>
        </w:r>
        <w:r w:rsidDel="0046138F">
          <w:rPr>
            <w:rFonts w:ascii="Times New Roman" w:hAnsi="Times New Roman" w:cs="Times New Roman"/>
          </w:rPr>
          <w:delText>At Sindeo,</w:delText>
        </w:r>
        <w:r w:rsidR="005459F6" w:rsidDel="0046138F">
          <w:rPr>
            <w:rFonts w:ascii="Times New Roman" w:hAnsi="Times New Roman" w:cs="Times New Roman"/>
          </w:rPr>
          <w:delText xml:space="preserve"> </w:delText>
        </w:r>
      </w:del>
      <w:del w:id="215" w:author="Ori Y Zohar" w:date="2013-11-07T11:49:00Z">
        <w:r w:rsidR="005459F6" w:rsidDel="0046138F">
          <w:rPr>
            <w:rFonts w:ascii="Times New Roman" w:hAnsi="Times New Roman" w:cs="Times New Roman"/>
          </w:rPr>
          <w:delText>we’re reinventing what it’s like to get a mortgage</w:delText>
        </w:r>
      </w:del>
      <w:del w:id="216" w:author="Ori Y Zohar" w:date="2013-11-07T11:51:00Z">
        <w:r w:rsidR="005459F6" w:rsidDel="0046138F">
          <w:rPr>
            <w:rFonts w:ascii="Times New Roman" w:hAnsi="Times New Roman" w:cs="Times New Roman"/>
          </w:rPr>
          <w:delText xml:space="preserve">. </w:delText>
        </w:r>
      </w:del>
      <w:ins w:id="217" w:author="Ori Y Zohar" w:date="2013-11-07T10:39:00Z">
        <w:r w:rsidR="003B560E" w:rsidRPr="00F16C54">
          <w:rPr>
            <w:rFonts w:ascii="Times New Roman" w:hAnsi="Times New Roman" w:cs="Times New Roman"/>
            <w:color w:val="FF0000"/>
            <w:rPrChange w:id="218" w:author="Ori Y Zohar" w:date="2013-11-07T11:32:00Z">
              <w:rPr>
                <w:rFonts w:ascii="Times New Roman" w:hAnsi="Times New Roman" w:cs="Times New Roman"/>
              </w:rPr>
            </w:rPrChange>
          </w:rPr>
          <w:t xml:space="preserve"> the most competitive rates</w:t>
        </w:r>
      </w:ins>
      <w:ins w:id="219" w:author="Ori Y Zohar" w:date="2013-11-07T10:38:00Z">
        <w:r w:rsidR="0046138F">
          <w:rPr>
            <w:rFonts w:ascii="Times New Roman" w:hAnsi="Times New Roman" w:cs="Times New Roman"/>
            <w:color w:val="FF0000"/>
          </w:rPr>
          <w:t xml:space="preserve"> in the shortest amount of time</w:t>
        </w:r>
        <w:r w:rsidR="003B560E" w:rsidRPr="00F16C54">
          <w:rPr>
            <w:rFonts w:ascii="Times New Roman" w:hAnsi="Times New Roman" w:cs="Times New Roman"/>
            <w:color w:val="FF0000"/>
            <w:rPrChange w:id="220" w:author="Ori Y Zohar" w:date="2013-11-07T11:32:00Z">
              <w:rPr>
                <w:rFonts w:ascii="Times New Roman" w:hAnsi="Times New Roman" w:cs="Times New Roman"/>
              </w:rPr>
            </w:rPrChange>
          </w:rPr>
          <w:t>.</w:t>
        </w:r>
      </w:ins>
      <w:ins w:id="221" w:author="Ori Y Zohar" w:date="2013-11-07T11:54:00Z">
        <w:r w:rsidR="0046138F">
          <w:rPr>
            <w:rFonts w:ascii="Times New Roman" w:hAnsi="Times New Roman" w:cs="Times New Roman"/>
            <w:color w:val="FF0000"/>
          </w:rPr>
          <w:t xml:space="preserve"> Peace of mind included.</w:t>
        </w:r>
      </w:ins>
      <w:ins w:id="222" w:author="Ori Y Zohar" w:date="2013-11-07T10:26:00Z">
        <w:r w:rsidR="00012324">
          <w:rPr>
            <w:rFonts w:ascii="Times New Roman" w:hAnsi="Times New Roman" w:cs="Times New Roman"/>
          </w:rPr>
          <w:t xml:space="preserve"> </w:t>
        </w:r>
      </w:ins>
      <w:ins w:id="223" w:author="Ori Y Zohar" w:date="2013-11-07T11:51:00Z">
        <w:r w:rsidR="0046138F" w:rsidRPr="000507E6">
          <w:rPr>
            <w:rFonts w:ascii="Times New Roman" w:hAnsi="Times New Roman" w:cs="Times New Roman"/>
            <w:color w:val="FF0000"/>
          </w:rPr>
          <w:t xml:space="preserve">Spend 5 minutes with our advisors </w:t>
        </w:r>
      </w:ins>
      <w:ins w:id="224" w:author="Ori Y Zohar" w:date="2013-11-07T11:52:00Z">
        <w:r w:rsidR="0046138F">
          <w:rPr>
            <w:rFonts w:ascii="Times New Roman" w:hAnsi="Times New Roman" w:cs="Times New Roman"/>
            <w:color w:val="FF0000"/>
          </w:rPr>
          <w:t>today:</w:t>
        </w:r>
      </w:ins>
      <w:del w:id="225" w:author="Ori Y Zohar" w:date="2013-11-07T10:26:00Z">
        <w:r w:rsidR="005459F6" w:rsidDel="00012324">
          <w:rPr>
            <w:rFonts w:ascii="Times New Roman" w:hAnsi="Times New Roman" w:cs="Times New Roman"/>
          </w:rPr>
          <w:delText>Get the</w:delText>
        </w:r>
        <w:r w:rsidR="00861B52" w:rsidDel="00012324">
          <w:rPr>
            <w:rFonts w:ascii="Times New Roman" w:hAnsi="Times New Roman" w:cs="Times New Roman"/>
          </w:rPr>
          <w:delText xml:space="preserve"> peace of mind that you’re getting </w:delText>
        </w:r>
        <w:r w:rsidDel="00012324">
          <w:rPr>
            <w:rFonts w:ascii="Times New Roman" w:hAnsi="Times New Roman" w:cs="Times New Roman"/>
          </w:rPr>
          <w:delText xml:space="preserve">the </w:delText>
        </w:r>
        <w:r w:rsidR="00861B52" w:rsidDel="00012324">
          <w:rPr>
            <w:rFonts w:ascii="Times New Roman" w:hAnsi="Times New Roman" w:cs="Times New Roman"/>
          </w:rPr>
          <w:delText>best</w:delText>
        </w:r>
        <w:r w:rsidDel="00012324">
          <w:rPr>
            <w:rFonts w:ascii="Times New Roman" w:hAnsi="Times New Roman" w:cs="Times New Roman"/>
          </w:rPr>
          <w:delText xml:space="preserve"> rate</w:delText>
        </w:r>
        <w:r w:rsidR="0015480F" w:rsidDel="00012324">
          <w:rPr>
            <w:rFonts w:ascii="Times New Roman" w:hAnsi="Times New Roman" w:cs="Times New Roman"/>
          </w:rPr>
          <w:delText>s</w:delText>
        </w:r>
        <w:r w:rsidR="005459F6" w:rsidDel="00012324">
          <w:rPr>
            <w:rFonts w:ascii="Times New Roman" w:hAnsi="Times New Roman" w:cs="Times New Roman"/>
          </w:rPr>
          <w:delText xml:space="preserve"> </w:delText>
        </w:r>
        <w:r w:rsidR="00861B52" w:rsidDel="00012324">
          <w:rPr>
            <w:rFonts w:ascii="Times New Roman" w:hAnsi="Times New Roman" w:cs="Times New Roman"/>
          </w:rPr>
          <w:delText>and closing on time</w:delText>
        </w:r>
        <w:r w:rsidR="005459F6" w:rsidDel="00012324">
          <w:rPr>
            <w:rFonts w:ascii="Times New Roman" w:hAnsi="Times New Roman" w:cs="Times New Roman"/>
          </w:rPr>
          <w:delText>. Reach out to one of our advisors today.</w:delText>
        </w:r>
      </w:del>
    </w:p>
    <w:p w14:paraId="72B97EB8" w14:textId="09F2D61D" w:rsidR="00473447" w:rsidRPr="00473447" w:rsidRDefault="00473447" w:rsidP="00473447">
      <w:pPr>
        <w:pStyle w:val="ListParagraph"/>
        <w:widowControl w:val="0"/>
        <w:numPr>
          <w:ilvl w:val="2"/>
          <w:numId w:val="1"/>
        </w:numPr>
        <w:autoSpaceDE w:val="0"/>
        <w:autoSpaceDN w:val="0"/>
        <w:adjustRightInd w:val="0"/>
        <w:rPr>
          <w:rFonts w:ascii="Times New Roman" w:hAnsi="Times New Roman" w:cs="Times New Roman"/>
          <w:b/>
        </w:rPr>
      </w:pPr>
      <w:r>
        <w:rPr>
          <w:rFonts w:ascii="Times New Roman" w:hAnsi="Times New Roman" w:cs="Times New Roman"/>
          <w:b/>
        </w:rPr>
        <w:t>Box 1:</w:t>
      </w:r>
      <w:r>
        <w:rPr>
          <w:rFonts w:ascii="Times New Roman" w:hAnsi="Times New Roman" w:cs="Times New Roman"/>
        </w:rPr>
        <w:t xml:space="preserve"> Call </w:t>
      </w:r>
      <w:r w:rsidR="005459F6">
        <w:rPr>
          <w:rFonts w:ascii="Times New Roman" w:hAnsi="Times New Roman" w:cs="Times New Roman"/>
        </w:rPr>
        <w:t xml:space="preserve">us at </w:t>
      </w:r>
      <w:r>
        <w:t xml:space="preserve">1-855-SINDEO1 (746-3361) </w:t>
      </w:r>
    </w:p>
    <w:p w14:paraId="6DE0FDBB" w14:textId="7CF4AAA1" w:rsidR="00512BBF" w:rsidRPr="00473447" w:rsidRDefault="00473447" w:rsidP="00473447">
      <w:pPr>
        <w:pStyle w:val="ListParagraph"/>
        <w:widowControl w:val="0"/>
        <w:numPr>
          <w:ilvl w:val="2"/>
          <w:numId w:val="1"/>
        </w:numPr>
        <w:autoSpaceDE w:val="0"/>
        <w:autoSpaceDN w:val="0"/>
        <w:adjustRightInd w:val="0"/>
        <w:rPr>
          <w:rFonts w:ascii="Times New Roman" w:hAnsi="Times New Roman" w:cs="Times New Roman"/>
          <w:b/>
        </w:rPr>
      </w:pPr>
      <w:r>
        <w:rPr>
          <w:rFonts w:ascii="Times New Roman" w:hAnsi="Times New Roman" w:cs="Times New Roman"/>
          <w:b/>
        </w:rPr>
        <w:t>Box</w:t>
      </w:r>
      <w:r w:rsidRPr="00473447">
        <w:rPr>
          <w:rFonts w:ascii="Times New Roman" w:hAnsi="Times New Roman" w:cs="Times New Roman"/>
          <w:b/>
        </w:rPr>
        <w:t xml:space="preserve"> 2: </w:t>
      </w:r>
      <w:del w:id="226" w:author="Ori Y Zohar" w:date="2013-11-07T10:23:00Z">
        <w:r w:rsidR="005A0611" w:rsidDel="00BF4BC9">
          <w:rPr>
            <w:rFonts w:ascii="Times New Roman" w:hAnsi="Times New Roman" w:cs="Times New Roman"/>
          </w:rPr>
          <w:delText xml:space="preserve">Have </w:delText>
        </w:r>
        <w:r w:rsidR="005459F6" w:rsidDel="00BF4BC9">
          <w:rPr>
            <w:rFonts w:ascii="Times New Roman" w:hAnsi="Times New Roman" w:cs="Times New Roman"/>
          </w:rPr>
          <w:delText>an</w:delText>
        </w:r>
        <w:r w:rsidR="005A0611" w:rsidDel="00BF4BC9">
          <w:rPr>
            <w:rFonts w:ascii="Times New Roman" w:hAnsi="Times New Roman" w:cs="Times New Roman"/>
          </w:rPr>
          <w:delText xml:space="preserve"> advisor</w:delText>
        </w:r>
      </w:del>
      <w:ins w:id="227" w:author="Ori Y Zohar" w:date="2013-11-07T11:55:00Z">
        <w:r w:rsidR="0002029F">
          <w:rPr>
            <w:rFonts w:ascii="Times New Roman" w:hAnsi="Times New Roman" w:cs="Times New Roman"/>
          </w:rPr>
          <w:t>Have us contact</w:t>
        </w:r>
      </w:ins>
      <w:del w:id="228" w:author="Ori Y Zohar" w:date="2013-11-07T10:23:00Z">
        <w:r w:rsidR="005A0611" w:rsidDel="00BF4BC9">
          <w:rPr>
            <w:rFonts w:ascii="Times New Roman" w:hAnsi="Times New Roman" w:cs="Times New Roman"/>
          </w:rPr>
          <w:delText xml:space="preserve"> </w:delText>
        </w:r>
      </w:del>
      <w:del w:id="229" w:author="Ori Y Zohar" w:date="2013-11-07T10:07:00Z">
        <w:r w:rsidR="005A0611" w:rsidDel="00952FA0">
          <w:rPr>
            <w:rFonts w:ascii="Times New Roman" w:hAnsi="Times New Roman" w:cs="Times New Roman"/>
          </w:rPr>
          <w:delText xml:space="preserve">call </w:delText>
        </w:r>
      </w:del>
      <w:ins w:id="230" w:author="Ori Y Zohar" w:date="2013-11-07T10:07:00Z">
        <w:r w:rsidR="00952FA0">
          <w:rPr>
            <w:rFonts w:ascii="Times New Roman" w:hAnsi="Times New Roman" w:cs="Times New Roman"/>
          </w:rPr>
          <w:t xml:space="preserve"> </w:t>
        </w:r>
      </w:ins>
      <w:r w:rsidR="005A0611">
        <w:rPr>
          <w:rFonts w:ascii="Times New Roman" w:hAnsi="Times New Roman" w:cs="Times New Roman"/>
        </w:rPr>
        <w:t>you</w:t>
      </w:r>
      <w:ins w:id="231" w:author="Ori Y Zohar" w:date="2013-11-07T10:08:00Z">
        <w:r w:rsidR="00952FA0">
          <w:rPr>
            <w:rFonts w:ascii="Times New Roman" w:hAnsi="Times New Roman" w:cs="Times New Roman"/>
          </w:rPr>
          <w:t>:</w:t>
        </w:r>
      </w:ins>
    </w:p>
    <w:p w14:paraId="4DA920AA" w14:textId="7E6DE8DE" w:rsidR="003B20D6" w:rsidRPr="005459F6" w:rsidRDefault="003B20D6" w:rsidP="00473447">
      <w:pPr>
        <w:pStyle w:val="ListParagraph"/>
        <w:numPr>
          <w:ilvl w:val="3"/>
          <w:numId w:val="1"/>
        </w:numPr>
        <w:rPr>
          <w:i/>
        </w:rPr>
      </w:pPr>
      <w:r w:rsidRPr="005459F6">
        <w:rPr>
          <w:i/>
        </w:rPr>
        <w:t>To create a clean form, all form fields do not need titles, but the text in grey that disappears when you click into the box.</w:t>
      </w:r>
    </w:p>
    <w:p w14:paraId="45301BF3" w14:textId="7E9DBC80" w:rsidR="00473447" w:rsidRDefault="003B20D6" w:rsidP="00473447">
      <w:pPr>
        <w:pStyle w:val="ListParagraph"/>
        <w:numPr>
          <w:ilvl w:val="3"/>
          <w:numId w:val="1"/>
        </w:numPr>
      </w:pPr>
      <w:r>
        <w:t xml:space="preserve">Form field 1 – </w:t>
      </w:r>
      <w:r w:rsidR="00473447">
        <w:t xml:space="preserve">First and </w:t>
      </w:r>
      <w:r>
        <w:t>last name</w:t>
      </w:r>
      <w:r w:rsidR="00473447">
        <w:t xml:space="preserve"> (free entry)</w:t>
      </w:r>
    </w:p>
    <w:p w14:paraId="4A63D94F" w14:textId="5D7986C3" w:rsidR="00473447" w:rsidRDefault="003B20D6" w:rsidP="00473447">
      <w:pPr>
        <w:pStyle w:val="ListParagraph"/>
        <w:numPr>
          <w:ilvl w:val="3"/>
          <w:numId w:val="1"/>
        </w:numPr>
      </w:pPr>
      <w:r>
        <w:t>Form field 2 – P</w:t>
      </w:r>
      <w:r w:rsidR="00473447">
        <w:t xml:space="preserve">hone number (free entry of a 10 digit number formatted as a phone number i.e. (646) 276-5342, </w:t>
      </w:r>
      <w:r>
        <w:t>text appears in red</w:t>
      </w:r>
      <w:r w:rsidR="00473447">
        <w:t xml:space="preserve"> if not a valid phone number)</w:t>
      </w:r>
    </w:p>
    <w:p w14:paraId="61AD24A6" w14:textId="1A33C268" w:rsidR="00473447" w:rsidRDefault="003B20D6" w:rsidP="00473447">
      <w:pPr>
        <w:pStyle w:val="ListParagraph"/>
        <w:numPr>
          <w:ilvl w:val="3"/>
          <w:numId w:val="1"/>
        </w:numPr>
        <w:rPr>
          <w:ins w:id="232" w:author="Ori Y Zohar" w:date="2013-11-07T10:08:00Z"/>
        </w:rPr>
      </w:pPr>
      <w:r>
        <w:t xml:space="preserve">Form field 3 –E-mail address </w:t>
      </w:r>
      <w:r w:rsidR="00473447">
        <w:t xml:space="preserve">(free entry, </w:t>
      </w:r>
      <w:r>
        <w:t>appears in red</w:t>
      </w:r>
      <w:r w:rsidR="00473447">
        <w:t xml:space="preserve"> if not a valid e-mail)</w:t>
      </w:r>
    </w:p>
    <w:p w14:paraId="7999D969" w14:textId="0C6D6542" w:rsidR="000E775F" w:rsidRDefault="00952FA0" w:rsidP="00473447">
      <w:pPr>
        <w:pStyle w:val="ListParagraph"/>
        <w:numPr>
          <w:ilvl w:val="3"/>
          <w:numId w:val="1"/>
        </w:numPr>
        <w:rPr>
          <w:ins w:id="233" w:author="Ori Y Zohar" w:date="2013-11-07T10:15:00Z"/>
        </w:rPr>
      </w:pPr>
      <w:ins w:id="234" w:author="Ori Y Zohar" w:date="2013-11-07T10:08:00Z">
        <w:r>
          <w:t xml:space="preserve">Form field 4 </w:t>
        </w:r>
      </w:ins>
      <w:ins w:id="235" w:author="Ori Y Zohar" w:date="2013-11-07T10:10:00Z">
        <w:r>
          <w:t>–</w:t>
        </w:r>
      </w:ins>
      <w:ins w:id="236" w:author="Ori Y Zohar" w:date="2013-11-07T10:09:00Z">
        <w:r>
          <w:t xml:space="preserve"> </w:t>
        </w:r>
      </w:ins>
      <w:ins w:id="237" w:author="Ori Y Zohar" w:date="2013-11-07T10:20:00Z">
        <w:r w:rsidR="000E775F">
          <w:t>I want to</w:t>
        </w:r>
      </w:ins>
      <w:ins w:id="238" w:author="Ori Y Zohar" w:date="2013-11-07T10:10:00Z">
        <w:r>
          <w:t xml:space="preserve">: </w:t>
        </w:r>
      </w:ins>
      <w:ins w:id="239" w:author="Ori Y Zohar" w:date="2013-11-07T10:15:00Z">
        <w:r w:rsidR="000E775F">
          <w:t>(radio buttons)</w:t>
        </w:r>
      </w:ins>
    </w:p>
    <w:p w14:paraId="0C3BE9CC" w14:textId="5BD23E8F" w:rsidR="000E775F" w:rsidRDefault="000E775F">
      <w:pPr>
        <w:pStyle w:val="ListParagraph"/>
        <w:numPr>
          <w:ilvl w:val="4"/>
          <w:numId w:val="1"/>
        </w:numPr>
        <w:rPr>
          <w:ins w:id="240" w:author="Ori Y Zohar" w:date="2013-11-07T10:10:00Z"/>
        </w:rPr>
        <w:pPrChange w:id="241" w:author="Ori Y Zohar" w:date="2013-11-07T10:15:00Z">
          <w:pPr>
            <w:pStyle w:val="ListParagraph"/>
            <w:numPr>
              <w:ilvl w:val="3"/>
              <w:numId w:val="1"/>
            </w:numPr>
            <w:ind w:left="2520" w:hanging="360"/>
          </w:pPr>
        </w:pPrChange>
      </w:pPr>
      <w:ins w:id="242" w:author="Ori Y Zohar" w:date="2013-11-07T10:10:00Z">
        <w:r>
          <w:t>Purchase</w:t>
        </w:r>
      </w:ins>
      <w:ins w:id="243" w:author="Ori Y Zohar" w:date="2013-11-07T10:20:00Z">
        <w:r>
          <w:t xml:space="preserve"> a home</w:t>
        </w:r>
      </w:ins>
    </w:p>
    <w:p w14:paraId="48A60600" w14:textId="2BB6ECE3" w:rsidR="00952FA0" w:rsidRDefault="00952FA0">
      <w:pPr>
        <w:pStyle w:val="ListParagraph"/>
        <w:numPr>
          <w:ilvl w:val="4"/>
          <w:numId w:val="1"/>
        </w:numPr>
        <w:rPr>
          <w:ins w:id="244" w:author="Ori Y Zohar" w:date="2013-11-07T10:11:00Z"/>
        </w:rPr>
        <w:pPrChange w:id="245" w:author="Ori Y Zohar" w:date="2013-11-07T10:15:00Z">
          <w:pPr>
            <w:pStyle w:val="ListParagraph"/>
            <w:numPr>
              <w:ilvl w:val="3"/>
              <w:numId w:val="1"/>
            </w:numPr>
            <w:ind w:left="2520" w:hanging="360"/>
          </w:pPr>
        </w:pPrChange>
      </w:pPr>
      <w:ins w:id="246" w:author="Ori Y Zohar" w:date="2013-11-07T10:10:00Z">
        <w:r>
          <w:t>Refinance</w:t>
        </w:r>
      </w:ins>
      <w:ins w:id="247" w:author="Ori Y Zohar" w:date="2013-11-07T10:20:00Z">
        <w:r w:rsidR="000E775F">
          <w:t xml:space="preserve"> a mortgage</w:t>
        </w:r>
      </w:ins>
    </w:p>
    <w:p w14:paraId="72BD0445" w14:textId="7FEC1C84" w:rsidR="00952FA0" w:rsidRDefault="00952FA0">
      <w:pPr>
        <w:pStyle w:val="ListParagraph"/>
        <w:numPr>
          <w:ilvl w:val="5"/>
          <w:numId w:val="1"/>
        </w:numPr>
        <w:rPr>
          <w:ins w:id="248" w:author="Ori Y Zohar" w:date="2013-11-07T10:09:00Z"/>
        </w:rPr>
        <w:pPrChange w:id="249" w:author="Ori Y Zohar" w:date="2013-11-07T10:15:00Z">
          <w:pPr>
            <w:pStyle w:val="ListParagraph"/>
            <w:numPr>
              <w:ilvl w:val="3"/>
              <w:numId w:val="1"/>
            </w:numPr>
            <w:ind w:left="2520" w:hanging="360"/>
          </w:pPr>
        </w:pPrChange>
      </w:pPr>
      <w:ins w:id="250" w:author="Ori Y Zohar" w:date="2013-11-07T10:11:00Z">
        <w:r>
          <w:t xml:space="preserve">If Refinance selected, two </w:t>
        </w:r>
      </w:ins>
      <w:ins w:id="251" w:author="Ori Y Zohar" w:date="2013-11-07T10:12:00Z">
        <w:r>
          <w:t xml:space="preserve">more </w:t>
        </w:r>
      </w:ins>
      <w:ins w:id="252" w:author="Ori Y Zohar" w:date="2013-11-07T10:11:00Z">
        <w:r>
          <w:t xml:space="preserve">options pop up below: </w:t>
        </w:r>
      </w:ins>
      <w:ins w:id="253" w:author="Ori Y Zohar" w:date="2013-11-07T10:12:00Z">
        <w:r>
          <w:t>Change Rate, Cash Out (radio buttons)</w:t>
        </w:r>
      </w:ins>
    </w:p>
    <w:p w14:paraId="0279B18B" w14:textId="21BAC178" w:rsidR="00952FA0" w:rsidRDefault="000E775F" w:rsidP="00473447">
      <w:pPr>
        <w:pStyle w:val="ListParagraph"/>
        <w:numPr>
          <w:ilvl w:val="3"/>
          <w:numId w:val="1"/>
        </w:numPr>
        <w:rPr>
          <w:ins w:id="254" w:author="Ori Y Zohar" w:date="2013-11-07T10:15:00Z"/>
        </w:rPr>
      </w:pPr>
      <w:ins w:id="255" w:author="Ori Y Zohar" w:date="2013-11-07T10:13:00Z">
        <w:r>
          <w:t>Form field 5 –</w:t>
        </w:r>
      </w:ins>
      <w:ins w:id="256" w:author="Ori Y Zohar" w:date="2013-11-07T10:08:00Z">
        <w:r w:rsidR="00952FA0">
          <w:t xml:space="preserve"> Timing</w:t>
        </w:r>
      </w:ins>
      <w:ins w:id="257" w:author="Ori Y Zohar" w:date="2013-11-07T10:13:00Z">
        <w:r>
          <w:t xml:space="preserve">: </w:t>
        </w:r>
      </w:ins>
    </w:p>
    <w:p w14:paraId="149CEC24" w14:textId="7CA7E364" w:rsidR="000E775F" w:rsidRDefault="000E775F">
      <w:pPr>
        <w:pStyle w:val="ListParagraph"/>
        <w:numPr>
          <w:ilvl w:val="4"/>
          <w:numId w:val="1"/>
        </w:numPr>
        <w:rPr>
          <w:ins w:id="258" w:author="Ori Y Zohar" w:date="2013-11-07T10:15:00Z"/>
        </w:rPr>
        <w:pPrChange w:id="259" w:author="Ori Y Zohar" w:date="2013-11-07T10:15:00Z">
          <w:pPr>
            <w:pStyle w:val="ListParagraph"/>
            <w:numPr>
              <w:ilvl w:val="3"/>
              <w:numId w:val="1"/>
            </w:numPr>
            <w:ind w:left="2520" w:hanging="360"/>
          </w:pPr>
        </w:pPrChange>
      </w:pPr>
      <w:ins w:id="260" w:author="Ori Y Zohar" w:date="2013-11-07T10:16:00Z">
        <w:r>
          <w:t xml:space="preserve">Need </w:t>
        </w:r>
      </w:ins>
      <w:ins w:id="261" w:author="Ori Y Zohar" w:date="2013-11-07T10:17:00Z">
        <w:r>
          <w:t>a mortgage</w:t>
        </w:r>
      </w:ins>
      <w:ins w:id="262" w:author="Ori Y Zohar" w:date="2013-11-07T10:16:00Z">
        <w:r>
          <w:t xml:space="preserve"> now!</w:t>
        </w:r>
      </w:ins>
    </w:p>
    <w:p w14:paraId="631BE8DC" w14:textId="0BA90007" w:rsidR="000E775F" w:rsidRDefault="000E775F">
      <w:pPr>
        <w:pStyle w:val="ListParagraph"/>
        <w:numPr>
          <w:ilvl w:val="4"/>
          <w:numId w:val="1"/>
        </w:numPr>
        <w:rPr>
          <w:ins w:id="263" w:author="Ori Y Zohar" w:date="2013-11-07T10:15:00Z"/>
        </w:rPr>
        <w:pPrChange w:id="264" w:author="Ori Y Zohar" w:date="2013-11-07T10:15:00Z">
          <w:pPr>
            <w:pStyle w:val="ListParagraph"/>
            <w:numPr>
              <w:ilvl w:val="3"/>
              <w:numId w:val="1"/>
            </w:numPr>
            <w:ind w:left="2520" w:hanging="360"/>
          </w:pPr>
        </w:pPrChange>
      </w:pPr>
      <w:ins w:id="265" w:author="Ori Y Zohar" w:date="2013-11-07T10:17:00Z">
        <w:r>
          <w:t>Actively shopping</w:t>
        </w:r>
      </w:ins>
    </w:p>
    <w:p w14:paraId="45EAA4E2" w14:textId="47836778" w:rsidR="000E775F" w:rsidRDefault="000E775F">
      <w:pPr>
        <w:pStyle w:val="ListParagraph"/>
        <w:numPr>
          <w:ilvl w:val="4"/>
          <w:numId w:val="1"/>
        </w:numPr>
        <w:pPrChange w:id="266" w:author="Ori Y Zohar" w:date="2013-11-07T10:20:00Z">
          <w:pPr>
            <w:pStyle w:val="ListParagraph"/>
            <w:numPr>
              <w:ilvl w:val="3"/>
              <w:numId w:val="1"/>
            </w:numPr>
            <w:ind w:left="2520" w:hanging="360"/>
          </w:pPr>
        </w:pPrChange>
      </w:pPr>
      <w:ins w:id="267" w:author="Ori Y Zohar" w:date="2013-11-07T10:17:00Z">
        <w:r>
          <w:t>Just researching</w:t>
        </w:r>
      </w:ins>
    </w:p>
    <w:p w14:paraId="04778206" w14:textId="77C3D0F4" w:rsidR="005459F6" w:rsidRDefault="005459F6" w:rsidP="00473447">
      <w:pPr>
        <w:pStyle w:val="ListParagraph"/>
        <w:numPr>
          <w:ilvl w:val="3"/>
          <w:numId w:val="1"/>
        </w:numPr>
      </w:pPr>
      <w:r>
        <w:t>Button - Submit</w:t>
      </w:r>
    </w:p>
    <w:p w14:paraId="6B316D03" w14:textId="77777777" w:rsidR="005459F6" w:rsidRPr="005459F6" w:rsidRDefault="003B20D6" w:rsidP="005459F6">
      <w:pPr>
        <w:pStyle w:val="ListParagraph"/>
        <w:widowControl w:val="0"/>
        <w:numPr>
          <w:ilvl w:val="2"/>
          <w:numId w:val="1"/>
        </w:numPr>
        <w:autoSpaceDE w:val="0"/>
        <w:autoSpaceDN w:val="0"/>
        <w:adjustRightInd w:val="0"/>
        <w:rPr>
          <w:rFonts w:ascii="Times New Roman" w:hAnsi="Times New Roman" w:cs="Times New Roman"/>
          <w:b/>
        </w:rPr>
      </w:pPr>
      <w:r>
        <w:rPr>
          <w:rFonts w:ascii="Times New Roman" w:hAnsi="Times New Roman" w:cs="Times New Roman"/>
          <w:b/>
        </w:rPr>
        <w:t xml:space="preserve">Box 3: </w:t>
      </w:r>
      <w:r w:rsidRPr="005459F6">
        <w:rPr>
          <w:rFonts w:ascii="Times New Roman" w:hAnsi="Times New Roman" w:cs="Times New Roman"/>
        </w:rPr>
        <w:t xml:space="preserve">Not yet ready? </w:t>
      </w:r>
    </w:p>
    <w:p w14:paraId="4ACB1EE0" w14:textId="60886EC2" w:rsidR="005459F6" w:rsidRPr="005459F6" w:rsidRDefault="003B20D6" w:rsidP="005459F6">
      <w:pPr>
        <w:pStyle w:val="ListParagraph"/>
        <w:widowControl w:val="0"/>
        <w:numPr>
          <w:ilvl w:val="3"/>
          <w:numId w:val="1"/>
        </w:numPr>
        <w:autoSpaceDE w:val="0"/>
        <w:autoSpaceDN w:val="0"/>
        <w:adjustRightInd w:val="0"/>
        <w:rPr>
          <w:rFonts w:ascii="Times New Roman" w:hAnsi="Times New Roman" w:cs="Times New Roman"/>
          <w:b/>
        </w:rPr>
      </w:pPr>
      <w:r w:rsidRPr="005459F6">
        <w:rPr>
          <w:rFonts w:ascii="Times New Roman" w:hAnsi="Times New Roman" w:cs="Times New Roman"/>
        </w:rPr>
        <w:t xml:space="preserve">Learn more about your options </w:t>
      </w:r>
      <w:del w:id="268" w:author="Ori Y Zohar" w:date="2013-11-07T10:26:00Z">
        <w:r w:rsidRPr="005459F6" w:rsidDel="00012324">
          <w:rPr>
            <w:rFonts w:ascii="Times New Roman" w:hAnsi="Times New Roman" w:cs="Times New Roman"/>
          </w:rPr>
          <w:delText xml:space="preserve">by </w:delText>
        </w:r>
        <w:r w:rsidR="005459F6" w:rsidDel="00012324">
          <w:rPr>
            <w:rFonts w:ascii="Times New Roman" w:hAnsi="Times New Roman" w:cs="Times New Roman"/>
          </w:rPr>
          <w:delText>building your mortgage profile</w:delText>
        </w:r>
      </w:del>
      <w:ins w:id="269" w:author="Ori Y Zohar" w:date="2013-11-07T10:26:00Z">
        <w:r w:rsidR="00012324">
          <w:rPr>
            <w:rFonts w:ascii="Times New Roman" w:hAnsi="Times New Roman" w:cs="Times New Roman"/>
          </w:rPr>
          <w:t>with</w:t>
        </w:r>
      </w:ins>
      <w:ins w:id="270" w:author="Ori Y Zohar" w:date="2013-11-07T11:56:00Z">
        <w:r w:rsidR="0002029F">
          <w:rPr>
            <w:rFonts w:ascii="Times New Roman" w:hAnsi="Times New Roman" w:cs="Times New Roman"/>
          </w:rPr>
          <w:t xml:space="preserve"> mortgage</w:t>
        </w:r>
      </w:ins>
      <w:ins w:id="271" w:author="Ori Y Zohar" w:date="2013-11-07T10:26:00Z">
        <w:r w:rsidR="00012324">
          <w:rPr>
            <w:rFonts w:ascii="Times New Roman" w:hAnsi="Times New Roman" w:cs="Times New Roman"/>
          </w:rPr>
          <w:t xml:space="preserve"> </w:t>
        </w:r>
      </w:ins>
      <w:ins w:id="272" w:author="Ori Y Zohar" w:date="2013-11-07T11:56:00Z">
        <w:r w:rsidR="0002029F">
          <w:rPr>
            <w:rFonts w:ascii="Times New Roman" w:hAnsi="Times New Roman" w:cs="Times New Roman"/>
          </w:rPr>
          <w:t xml:space="preserve">profile </w:t>
        </w:r>
      </w:ins>
      <w:ins w:id="273" w:author="Ori Y Zohar" w:date="2013-11-07T10:26:00Z">
        <w:r w:rsidR="00012324">
          <w:rPr>
            <w:rFonts w:ascii="Times New Roman" w:hAnsi="Times New Roman" w:cs="Times New Roman"/>
          </w:rPr>
          <w:t>builder:</w:t>
        </w:r>
      </w:ins>
    </w:p>
    <w:p w14:paraId="4EB5C1E8" w14:textId="48D1CBF4" w:rsidR="003B20D6" w:rsidRPr="005459F6" w:rsidRDefault="005459F6" w:rsidP="005459F6">
      <w:pPr>
        <w:pStyle w:val="ListParagraph"/>
        <w:widowControl w:val="0"/>
        <w:numPr>
          <w:ilvl w:val="3"/>
          <w:numId w:val="1"/>
        </w:numPr>
        <w:autoSpaceDE w:val="0"/>
        <w:autoSpaceDN w:val="0"/>
        <w:adjustRightInd w:val="0"/>
        <w:rPr>
          <w:rFonts w:ascii="Times New Roman" w:hAnsi="Times New Roman" w:cs="Times New Roman"/>
          <w:b/>
        </w:rPr>
      </w:pPr>
      <w:r>
        <w:rPr>
          <w:rFonts w:ascii="Times New Roman" w:hAnsi="Times New Roman" w:cs="Times New Roman"/>
        </w:rPr>
        <w:t>Button – Mortgage Profile Builder</w:t>
      </w:r>
    </w:p>
    <w:p w14:paraId="5295FC39" w14:textId="5EF9FB2F" w:rsidR="00473447" w:rsidRDefault="00473447" w:rsidP="00473447">
      <w:pPr>
        <w:pStyle w:val="ListParagraph"/>
        <w:widowControl w:val="0"/>
        <w:numPr>
          <w:ilvl w:val="2"/>
          <w:numId w:val="1"/>
        </w:numPr>
        <w:autoSpaceDE w:val="0"/>
        <w:autoSpaceDN w:val="0"/>
        <w:adjustRightInd w:val="0"/>
        <w:rPr>
          <w:rFonts w:ascii="Times New Roman" w:hAnsi="Times New Roman" w:cs="Times New Roman"/>
          <w:b/>
        </w:rPr>
      </w:pPr>
      <w:r>
        <w:rPr>
          <w:rFonts w:ascii="Times New Roman" w:hAnsi="Times New Roman" w:cs="Times New Roman"/>
          <w:b/>
        </w:rPr>
        <w:t>Reference:</w:t>
      </w:r>
    </w:p>
    <w:p w14:paraId="372635A2" w14:textId="5ED7C2FF" w:rsidR="00473447" w:rsidRDefault="00473447" w:rsidP="00473447">
      <w:pPr>
        <w:widowControl w:val="0"/>
        <w:autoSpaceDE w:val="0"/>
        <w:autoSpaceDN w:val="0"/>
        <w:adjustRightInd w:val="0"/>
        <w:rPr>
          <w:rFonts w:ascii="Times New Roman" w:hAnsi="Times New Roman" w:cs="Times New Roman"/>
          <w:b/>
        </w:rPr>
      </w:pPr>
      <w:r>
        <w:rPr>
          <w:rFonts w:ascii="Times New Roman" w:hAnsi="Times New Roman" w:cs="Times New Roman"/>
          <w:b/>
          <w:noProof/>
        </w:rPr>
        <w:lastRenderedPageBreak/>
        <w:drawing>
          <wp:inline distT="0" distB="0" distL="0" distR="0" wp14:anchorId="5B9D2B34" wp14:editId="669804DA">
            <wp:extent cx="5486400" cy="1937362"/>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486400" cy="1937362"/>
                    </a:xfrm>
                    <a:prstGeom prst="rect">
                      <a:avLst/>
                    </a:prstGeom>
                    <a:noFill/>
                    <a:ln>
                      <a:noFill/>
                    </a:ln>
                  </pic:spPr>
                </pic:pic>
              </a:graphicData>
            </a:graphic>
          </wp:inline>
        </w:drawing>
      </w:r>
    </w:p>
    <w:p w14:paraId="29C4DF9B" w14:textId="70FF15E1" w:rsidR="00473447" w:rsidRPr="00473447" w:rsidRDefault="00473447" w:rsidP="00473447">
      <w:pPr>
        <w:widowControl w:val="0"/>
        <w:autoSpaceDE w:val="0"/>
        <w:autoSpaceDN w:val="0"/>
        <w:adjustRightInd w:val="0"/>
        <w:rPr>
          <w:rFonts w:ascii="Times New Roman" w:hAnsi="Times New Roman" w:cs="Times New Roman"/>
        </w:rPr>
      </w:pPr>
      <w:r w:rsidRPr="00473447">
        <w:rPr>
          <w:rFonts w:ascii="Times New Roman" w:hAnsi="Times New Roman" w:cs="Times New Roman"/>
        </w:rPr>
        <w:t>www.jgwentworth.com</w:t>
      </w:r>
    </w:p>
    <w:p w14:paraId="00C30881" w14:textId="77777777" w:rsidR="00473447" w:rsidRPr="00473447" w:rsidRDefault="00473447" w:rsidP="00473447">
      <w:pPr>
        <w:widowControl w:val="0"/>
        <w:autoSpaceDE w:val="0"/>
        <w:autoSpaceDN w:val="0"/>
        <w:adjustRightInd w:val="0"/>
        <w:rPr>
          <w:rFonts w:ascii="Times New Roman" w:hAnsi="Times New Roman" w:cs="Times New Roman"/>
          <w:b/>
        </w:rPr>
      </w:pPr>
    </w:p>
    <w:p w14:paraId="3A927D67" w14:textId="1E9C4905" w:rsidR="00473447" w:rsidRPr="00473447" w:rsidRDefault="00CF2BF2" w:rsidP="00473447">
      <w:pPr>
        <w:pStyle w:val="ListParagraph"/>
        <w:widowControl w:val="0"/>
        <w:numPr>
          <w:ilvl w:val="0"/>
          <w:numId w:val="1"/>
        </w:numPr>
        <w:autoSpaceDE w:val="0"/>
        <w:autoSpaceDN w:val="0"/>
        <w:adjustRightInd w:val="0"/>
        <w:rPr>
          <w:rFonts w:ascii="Times New Roman" w:hAnsi="Times New Roman" w:cs="Times New Roman"/>
          <w:b/>
        </w:rPr>
      </w:pPr>
      <w:r>
        <w:rPr>
          <w:rFonts w:ascii="Times New Roman" w:hAnsi="Times New Roman" w:cs="Times New Roman"/>
          <w:b/>
        </w:rPr>
        <w:t>Second</w:t>
      </w:r>
      <w:r w:rsidR="00473447">
        <w:rPr>
          <w:rFonts w:ascii="Times New Roman" w:hAnsi="Times New Roman" w:cs="Times New Roman"/>
          <w:b/>
        </w:rPr>
        <w:t xml:space="preserve"> module</w:t>
      </w:r>
      <w:r w:rsidR="00473447" w:rsidRPr="00DF2380">
        <w:rPr>
          <w:rFonts w:ascii="Times New Roman" w:hAnsi="Times New Roman" w:cs="Times New Roman"/>
          <w:b/>
        </w:rPr>
        <w:t>: Who we are and what we</w:t>
      </w:r>
      <w:r w:rsidR="00473447">
        <w:rPr>
          <w:rFonts w:ascii="Times New Roman" w:hAnsi="Times New Roman" w:cs="Times New Roman"/>
          <w:b/>
        </w:rPr>
        <w:t xml:space="preserve"> do</w:t>
      </w:r>
    </w:p>
    <w:p w14:paraId="3CA5B357" w14:textId="4C57EBAC" w:rsidR="00512BBF" w:rsidRPr="0015480F" w:rsidRDefault="0015480F" w:rsidP="0015480F">
      <w:pPr>
        <w:pStyle w:val="ListParagraph"/>
        <w:widowControl w:val="0"/>
        <w:numPr>
          <w:ilvl w:val="1"/>
          <w:numId w:val="1"/>
        </w:numPr>
        <w:autoSpaceDE w:val="0"/>
        <w:autoSpaceDN w:val="0"/>
        <w:adjustRightInd w:val="0"/>
        <w:rPr>
          <w:rFonts w:ascii="Times New Roman" w:hAnsi="Times New Roman" w:cs="Times New Roman"/>
          <w:b/>
        </w:rPr>
      </w:pPr>
      <w:r w:rsidRPr="0015480F">
        <w:rPr>
          <w:rFonts w:ascii="Times New Roman" w:hAnsi="Times New Roman" w:cs="Times New Roman"/>
          <w:b/>
        </w:rPr>
        <w:t xml:space="preserve">Module: </w:t>
      </w:r>
      <w:r w:rsidR="00512BBF" w:rsidRPr="00512BBF">
        <w:rPr>
          <w:rFonts w:ascii="Times New Roman" w:hAnsi="Times New Roman" w:cs="Times New Roman"/>
        </w:rPr>
        <w:t>Here’s how the we’re reinventing the</w:t>
      </w:r>
      <w:r>
        <w:rPr>
          <w:rFonts w:ascii="Times New Roman" w:hAnsi="Times New Roman" w:cs="Times New Roman"/>
        </w:rPr>
        <w:t xml:space="preserve"> mortgage</w:t>
      </w:r>
      <w:r w:rsidR="00512BBF" w:rsidRPr="00512BBF">
        <w:rPr>
          <w:rFonts w:ascii="Times New Roman" w:hAnsi="Times New Roman" w:cs="Times New Roman"/>
        </w:rPr>
        <w:t xml:space="preserve"> process: </w:t>
      </w:r>
    </w:p>
    <w:p w14:paraId="39EA35D9" w14:textId="05908765" w:rsidR="0015480F" w:rsidRPr="0015480F" w:rsidRDefault="0015480F" w:rsidP="0015480F">
      <w:pPr>
        <w:pStyle w:val="ListParagraph"/>
        <w:widowControl w:val="0"/>
        <w:numPr>
          <w:ilvl w:val="2"/>
          <w:numId w:val="1"/>
        </w:numPr>
        <w:autoSpaceDE w:val="0"/>
        <w:autoSpaceDN w:val="0"/>
        <w:adjustRightInd w:val="0"/>
        <w:rPr>
          <w:rFonts w:ascii="Times New Roman" w:hAnsi="Times New Roman" w:cs="Times New Roman"/>
          <w:b/>
          <w:i/>
        </w:rPr>
      </w:pPr>
      <w:r w:rsidRPr="0015480F">
        <w:rPr>
          <w:rFonts w:ascii="Times New Roman" w:hAnsi="Times New Roman" w:cs="Times New Roman"/>
          <w:i/>
        </w:rPr>
        <w:t>Only show the bold text for the five bullets. Clicking on each one reveals the text below</w:t>
      </w:r>
      <w:ins w:id="274" w:author="Ori Y Zohar" w:date="2013-11-07T11:30:00Z">
        <w:r w:rsidR="00F16C54">
          <w:rPr>
            <w:rFonts w:ascii="Times New Roman" w:hAnsi="Times New Roman" w:cs="Times New Roman"/>
            <w:i/>
          </w:rPr>
          <w:t xml:space="preserve"> and a button that says “Apply Now”</w:t>
        </w:r>
      </w:ins>
      <w:del w:id="275" w:author="Ori Y Zohar" w:date="2013-11-07T11:30:00Z">
        <w:r w:rsidRPr="0015480F" w:rsidDel="00F16C54">
          <w:rPr>
            <w:rFonts w:ascii="Times New Roman" w:hAnsi="Times New Roman" w:cs="Times New Roman"/>
            <w:i/>
          </w:rPr>
          <w:delText>.</w:delText>
        </w:r>
      </w:del>
    </w:p>
    <w:p w14:paraId="093F10A4" w14:textId="2AAD171B" w:rsidR="0015480F" w:rsidRPr="0015480F" w:rsidRDefault="00512BBF" w:rsidP="0015480F">
      <w:pPr>
        <w:pStyle w:val="ListParagraph"/>
        <w:widowControl w:val="0"/>
        <w:numPr>
          <w:ilvl w:val="2"/>
          <w:numId w:val="1"/>
        </w:numPr>
        <w:autoSpaceDE w:val="0"/>
        <w:autoSpaceDN w:val="0"/>
        <w:adjustRightInd w:val="0"/>
        <w:rPr>
          <w:rFonts w:ascii="Times New Roman" w:hAnsi="Times New Roman" w:cs="Times New Roman"/>
          <w:b/>
          <w:i/>
        </w:rPr>
      </w:pPr>
      <w:r w:rsidRPr="0015480F">
        <w:rPr>
          <w:rFonts w:ascii="Times New Roman" w:hAnsi="Times New Roman" w:cs="Times New Roman"/>
          <w:b/>
          <w:bCs/>
        </w:rPr>
        <w:t>More options, lower rates.</w:t>
      </w:r>
      <w:ins w:id="276" w:author="Ori Y Zohar" w:date="2013-11-07T10:43:00Z">
        <w:r w:rsidR="003B560E">
          <w:rPr>
            <w:rFonts w:ascii="Times New Roman" w:hAnsi="Times New Roman" w:cs="Times New Roman"/>
            <w:b/>
            <w:bCs/>
          </w:rPr>
          <w:t xml:space="preserve"> </w:t>
        </w:r>
      </w:ins>
      <w:r w:rsidRPr="0015480F">
        <w:rPr>
          <w:rFonts w:ascii="Times New Roman" w:hAnsi="Times New Roman" w:cs="Times New Roman"/>
          <w:b/>
          <w:bCs/>
        </w:rPr>
        <w:t xml:space="preserve"> </w:t>
      </w:r>
      <w:r w:rsidRPr="0015480F">
        <w:rPr>
          <w:rFonts w:ascii="Times New Roman" w:hAnsi="Times New Roman" w:cs="Times New Roman"/>
        </w:rPr>
        <w:t xml:space="preserve">We have access to more lenders, mortgage products and programs, which allows us to offer more options to finance your home and save you money. </w:t>
      </w:r>
    </w:p>
    <w:p w14:paraId="6B9C1A50" w14:textId="70168304" w:rsidR="0015480F" w:rsidRPr="0015480F" w:rsidRDefault="00512BBF" w:rsidP="0015480F">
      <w:pPr>
        <w:pStyle w:val="ListParagraph"/>
        <w:widowControl w:val="0"/>
        <w:numPr>
          <w:ilvl w:val="2"/>
          <w:numId w:val="1"/>
        </w:numPr>
        <w:autoSpaceDE w:val="0"/>
        <w:autoSpaceDN w:val="0"/>
        <w:adjustRightInd w:val="0"/>
        <w:rPr>
          <w:rFonts w:ascii="Times New Roman" w:hAnsi="Times New Roman" w:cs="Times New Roman"/>
          <w:b/>
          <w:i/>
        </w:rPr>
      </w:pPr>
      <w:r w:rsidRPr="0015480F">
        <w:rPr>
          <w:rFonts w:ascii="Times New Roman" w:hAnsi="Times New Roman" w:cs="Times New Roman"/>
          <w:b/>
          <w:bCs/>
        </w:rPr>
        <w:t xml:space="preserve">Quick and simple process. </w:t>
      </w:r>
      <w:ins w:id="277" w:author="Ori Y Zohar" w:date="2013-11-07T10:43:00Z">
        <w:r w:rsidR="003B560E">
          <w:rPr>
            <w:rFonts w:ascii="Times New Roman" w:hAnsi="Times New Roman" w:cs="Times New Roman"/>
            <w:b/>
            <w:bCs/>
          </w:rPr>
          <w:t xml:space="preserve"> </w:t>
        </w:r>
      </w:ins>
      <w:r w:rsidRPr="0015480F">
        <w:rPr>
          <w:rFonts w:ascii="Times New Roman" w:hAnsi="Times New Roman" w:cs="Times New Roman"/>
        </w:rPr>
        <w:t>Our high-tech process is designed for speed and simplicity.  Get pre-qualified in minutes and close your loan in 30 days or less.</w:t>
      </w:r>
    </w:p>
    <w:p w14:paraId="0B40A3A6" w14:textId="3D5EBCCC" w:rsidR="0015480F" w:rsidRPr="0015480F" w:rsidRDefault="00512BBF" w:rsidP="0015480F">
      <w:pPr>
        <w:pStyle w:val="ListParagraph"/>
        <w:widowControl w:val="0"/>
        <w:numPr>
          <w:ilvl w:val="2"/>
          <w:numId w:val="1"/>
        </w:numPr>
        <w:autoSpaceDE w:val="0"/>
        <w:autoSpaceDN w:val="0"/>
        <w:adjustRightInd w:val="0"/>
        <w:rPr>
          <w:rFonts w:ascii="Times New Roman" w:hAnsi="Times New Roman" w:cs="Times New Roman"/>
          <w:b/>
          <w:i/>
        </w:rPr>
      </w:pPr>
      <w:del w:id="278" w:author="Ori Y Zohar" w:date="2013-11-07T10:52:00Z">
        <w:r w:rsidRPr="0015480F" w:rsidDel="005B664D">
          <w:rPr>
            <w:rFonts w:ascii="Times New Roman" w:hAnsi="Times New Roman" w:cs="Times New Roman"/>
            <w:b/>
            <w:bCs/>
          </w:rPr>
          <w:delText>Smooth ride</w:delText>
        </w:r>
      </w:del>
      <w:ins w:id="279" w:author="Ori Y Zohar" w:date="2013-11-07T11:02:00Z">
        <w:r w:rsidR="00AA0B6C">
          <w:rPr>
            <w:rFonts w:ascii="Times New Roman" w:hAnsi="Times New Roman" w:cs="Times New Roman"/>
            <w:b/>
            <w:bCs/>
          </w:rPr>
          <w:t>Personalize</w:t>
        </w:r>
      </w:ins>
      <w:ins w:id="280" w:author="Betsy Chapman" w:date="2013-11-07T14:57:00Z">
        <w:r w:rsidR="004B7DE2">
          <w:rPr>
            <w:rFonts w:ascii="Times New Roman" w:hAnsi="Times New Roman" w:cs="Times New Roman"/>
            <w:b/>
            <w:bCs/>
          </w:rPr>
          <w:t>d</w:t>
        </w:r>
      </w:ins>
      <w:ins w:id="281" w:author="Ori Y Zohar" w:date="2013-11-07T11:02:00Z">
        <w:r w:rsidR="00AA0B6C">
          <w:rPr>
            <w:rFonts w:ascii="Times New Roman" w:hAnsi="Times New Roman" w:cs="Times New Roman"/>
            <w:b/>
            <w:bCs/>
          </w:rPr>
          <w:t xml:space="preserve">, expert care </w:t>
        </w:r>
      </w:ins>
      <w:ins w:id="282" w:author="Ori Y Zohar" w:date="2013-11-07T11:01:00Z">
        <w:r w:rsidR="00AA0B6C">
          <w:rPr>
            <w:rFonts w:ascii="Times New Roman" w:hAnsi="Times New Roman" w:cs="Times New Roman"/>
            <w:b/>
            <w:bCs/>
          </w:rPr>
          <w:t>from</w:t>
        </w:r>
      </w:ins>
      <w:ins w:id="283" w:author="Ori Y Zohar" w:date="2013-11-07T11:00:00Z">
        <w:r w:rsidR="00AA0B6C">
          <w:rPr>
            <w:rFonts w:ascii="Times New Roman" w:hAnsi="Times New Roman" w:cs="Times New Roman"/>
            <w:b/>
            <w:bCs/>
          </w:rPr>
          <w:t xml:space="preserve"> start to finish</w:t>
        </w:r>
      </w:ins>
      <w:del w:id="284" w:author="Ori Y Zohar" w:date="2013-11-07T10:56:00Z">
        <w:r w:rsidRPr="0015480F" w:rsidDel="00AA0B6C">
          <w:rPr>
            <w:rFonts w:ascii="Times New Roman" w:hAnsi="Times New Roman" w:cs="Times New Roman"/>
            <w:b/>
            <w:bCs/>
          </w:rPr>
          <w:delText xml:space="preserve"> from inquiry to closing</w:delText>
        </w:r>
      </w:del>
      <w:r w:rsidRPr="0015480F">
        <w:rPr>
          <w:rFonts w:ascii="Times New Roman" w:hAnsi="Times New Roman" w:cs="Times New Roman"/>
          <w:b/>
          <w:bCs/>
        </w:rPr>
        <w:t xml:space="preserve">. </w:t>
      </w:r>
      <w:r w:rsidRPr="004A2533">
        <w:rPr>
          <w:rFonts w:ascii="Times New Roman" w:hAnsi="Times New Roman" w:cs="Times New Roman"/>
        </w:rPr>
        <w:t>Our advisors know how to get it done right</w:t>
      </w:r>
      <w:ins w:id="285" w:author="Ori Y Zohar" w:date="2013-11-07T10:56:00Z">
        <w:r w:rsidR="00AA0B6C" w:rsidRPr="00AA0B6C">
          <w:rPr>
            <w:rFonts w:ascii="Times New Roman" w:hAnsi="Times New Roman" w:cs="Times New Roman"/>
            <w:bCs/>
            <w:rPrChange w:id="286" w:author="Ori Y Zohar" w:date="2013-11-07T10:56:00Z">
              <w:rPr>
                <w:rFonts w:ascii="Times New Roman" w:hAnsi="Times New Roman" w:cs="Times New Roman"/>
                <w:b/>
                <w:bCs/>
              </w:rPr>
            </w:rPrChange>
          </w:rPr>
          <w:t xml:space="preserve"> from inquiry to closing</w:t>
        </w:r>
      </w:ins>
      <w:r w:rsidRPr="004A2533">
        <w:rPr>
          <w:rFonts w:ascii="Times New Roman" w:hAnsi="Times New Roman" w:cs="Times New Roman"/>
        </w:rPr>
        <w:t xml:space="preserve">. </w:t>
      </w:r>
      <w:r w:rsidRPr="0015480F">
        <w:rPr>
          <w:rFonts w:ascii="Times New Roman" w:hAnsi="Times New Roman" w:cs="Times New Roman"/>
        </w:rPr>
        <w:t xml:space="preserve">They collectively have closed billions of dollars of mortgages and have won countless awards. </w:t>
      </w:r>
      <w:ins w:id="287" w:author="Ori Y Zohar" w:date="2013-11-07T10:52:00Z">
        <w:r w:rsidR="005B664D">
          <w:rPr>
            <w:rFonts w:ascii="Times New Roman" w:hAnsi="Times New Roman" w:cs="Times New Roman"/>
          </w:rPr>
          <w:t>Get to know them… (link to Our Advisors page)</w:t>
        </w:r>
      </w:ins>
    </w:p>
    <w:p w14:paraId="1AE5612B" w14:textId="01A65F70" w:rsidR="0015480F" w:rsidRPr="0015480F" w:rsidRDefault="00512BBF" w:rsidP="0015480F">
      <w:pPr>
        <w:pStyle w:val="ListParagraph"/>
        <w:widowControl w:val="0"/>
        <w:numPr>
          <w:ilvl w:val="2"/>
          <w:numId w:val="1"/>
        </w:numPr>
        <w:autoSpaceDE w:val="0"/>
        <w:autoSpaceDN w:val="0"/>
        <w:adjustRightInd w:val="0"/>
        <w:rPr>
          <w:rFonts w:ascii="Times New Roman" w:hAnsi="Times New Roman" w:cs="Times New Roman"/>
          <w:b/>
          <w:i/>
        </w:rPr>
      </w:pPr>
      <w:r w:rsidRPr="0015480F">
        <w:rPr>
          <w:rFonts w:ascii="Times New Roman" w:hAnsi="Times New Roman" w:cs="Times New Roman"/>
          <w:b/>
          <w:bCs/>
        </w:rPr>
        <w:t xml:space="preserve">Our interests are aligned with yours. </w:t>
      </w:r>
      <w:ins w:id="288" w:author="Ori Y Zohar" w:date="2013-11-07T10:43:00Z">
        <w:r w:rsidR="005B664D">
          <w:rPr>
            <w:rFonts w:ascii="Times New Roman" w:hAnsi="Times New Roman" w:cs="Times New Roman"/>
            <w:b/>
            <w:bCs/>
          </w:rPr>
          <w:t xml:space="preserve"> </w:t>
        </w:r>
      </w:ins>
      <w:r w:rsidRPr="0015480F">
        <w:rPr>
          <w:rFonts w:ascii="Times New Roman" w:hAnsi="Times New Roman" w:cs="Times New Roman"/>
        </w:rPr>
        <w:t>Our advisors are paid on a fixed basis, so they are fully focused on getting you the mortgage that best fits your needs.</w:t>
      </w:r>
    </w:p>
    <w:p w14:paraId="0306E1EA" w14:textId="03EF2C28" w:rsidR="00512BBF" w:rsidRPr="003B560E" w:rsidRDefault="00512BBF" w:rsidP="0015480F">
      <w:pPr>
        <w:pStyle w:val="ListParagraph"/>
        <w:widowControl w:val="0"/>
        <w:numPr>
          <w:ilvl w:val="2"/>
          <w:numId w:val="1"/>
        </w:numPr>
        <w:autoSpaceDE w:val="0"/>
        <w:autoSpaceDN w:val="0"/>
        <w:adjustRightInd w:val="0"/>
        <w:rPr>
          <w:rFonts w:ascii="Times New Roman" w:hAnsi="Times New Roman" w:cs="Times New Roman"/>
          <w:b/>
          <w:i/>
        </w:rPr>
      </w:pPr>
      <w:r w:rsidRPr="0015480F">
        <w:rPr>
          <w:rFonts w:ascii="Times New Roman" w:hAnsi="Times New Roman" w:cs="Times New Roman"/>
          <w:b/>
          <w:bCs/>
        </w:rPr>
        <w:t>Safe and secure</w:t>
      </w:r>
      <w:del w:id="289" w:author="Ori Y Zohar" w:date="2013-11-07T10:43:00Z">
        <w:r w:rsidRPr="0015480F" w:rsidDel="005B664D">
          <w:rPr>
            <w:rFonts w:ascii="Times New Roman" w:hAnsi="Times New Roman" w:cs="Times New Roman"/>
            <w:b/>
            <w:bCs/>
          </w:rPr>
          <w:delText xml:space="preserve">. </w:delText>
        </w:r>
      </w:del>
      <w:ins w:id="290" w:author="Ori Y Zohar" w:date="2013-11-07T10:43:00Z">
        <w:r w:rsidR="005B664D" w:rsidRPr="0015480F">
          <w:rPr>
            <w:rFonts w:ascii="Times New Roman" w:hAnsi="Times New Roman" w:cs="Times New Roman"/>
            <w:b/>
            <w:bCs/>
          </w:rPr>
          <w:t>.</w:t>
        </w:r>
        <w:r w:rsidR="005B664D">
          <w:rPr>
            <w:rFonts w:ascii="Times New Roman" w:hAnsi="Times New Roman" w:cs="Times New Roman"/>
            <w:b/>
            <w:bCs/>
          </w:rPr>
          <w:t xml:space="preserve">  </w:t>
        </w:r>
      </w:ins>
      <w:r w:rsidRPr="0015480F">
        <w:rPr>
          <w:rFonts w:ascii="Times New Roman" w:hAnsi="Times New Roman" w:cs="Times New Roman"/>
        </w:rPr>
        <w:t xml:space="preserve">All of your data is encrypted with bank-level security and we never share your information without your permission. </w:t>
      </w:r>
    </w:p>
    <w:p w14:paraId="3BC82D33" w14:textId="77777777" w:rsidR="003B560E" w:rsidRPr="003B560E" w:rsidRDefault="003B560E" w:rsidP="003B560E">
      <w:pPr>
        <w:widowControl w:val="0"/>
        <w:autoSpaceDE w:val="0"/>
        <w:autoSpaceDN w:val="0"/>
        <w:adjustRightInd w:val="0"/>
        <w:rPr>
          <w:rFonts w:ascii="Times New Roman" w:hAnsi="Times New Roman" w:cs="Times New Roman"/>
          <w:b/>
          <w:i/>
        </w:rPr>
      </w:pPr>
    </w:p>
    <w:p w14:paraId="6AF5D5F8" w14:textId="77777777" w:rsidR="00A26A9A" w:rsidRPr="0015480F" w:rsidRDefault="00A26A9A" w:rsidP="0015480F">
      <w:pPr>
        <w:widowControl w:val="0"/>
        <w:autoSpaceDE w:val="0"/>
        <w:autoSpaceDN w:val="0"/>
        <w:adjustRightInd w:val="0"/>
        <w:rPr>
          <w:rFonts w:ascii="Times New Roman" w:hAnsi="Times New Roman" w:cs="Times New Roman"/>
        </w:rPr>
      </w:pPr>
    </w:p>
    <w:p w14:paraId="741E860C" w14:textId="54E373CF" w:rsidR="00FA7DBB" w:rsidRDefault="00CF2BF2" w:rsidP="00DF2380">
      <w:pPr>
        <w:pStyle w:val="ListParagraph"/>
        <w:widowControl w:val="0"/>
        <w:numPr>
          <w:ilvl w:val="0"/>
          <w:numId w:val="1"/>
        </w:numPr>
        <w:autoSpaceDE w:val="0"/>
        <w:autoSpaceDN w:val="0"/>
        <w:adjustRightInd w:val="0"/>
        <w:rPr>
          <w:rFonts w:ascii="Times New Roman" w:hAnsi="Times New Roman" w:cs="Times New Roman"/>
          <w:b/>
        </w:rPr>
      </w:pPr>
      <w:r>
        <w:rPr>
          <w:rFonts w:ascii="Times New Roman" w:hAnsi="Times New Roman" w:cs="Times New Roman"/>
          <w:b/>
        </w:rPr>
        <w:t>Third</w:t>
      </w:r>
      <w:r w:rsidR="00DF2380">
        <w:rPr>
          <w:rFonts w:ascii="Times New Roman" w:hAnsi="Times New Roman" w:cs="Times New Roman"/>
          <w:b/>
        </w:rPr>
        <w:t xml:space="preserve"> module</w:t>
      </w:r>
      <w:r w:rsidR="00FA7DBB" w:rsidRPr="00DF2380">
        <w:rPr>
          <w:rFonts w:ascii="Times New Roman" w:hAnsi="Times New Roman" w:cs="Times New Roman"/>
          <w:b/>
        </w:rPr>
        <w:t xml:space="preserve">: </w:t>
      </w:r>
      <w:r w:rsidR="0015480F">
        <w:rPr>
          <w:rFonts w:ascii="Times New Roman" w:hAnsi="Times New Roman" w:cs="Times New Roman"/>
          <w:b/>
        </w:rPr>
        <w:t xml:space="preserve">Our </w:t>
      </w:r>
      <w:r>
        <w:rPr>
          <w:rFonts w:ascii="Times New Roman" w:hAnsi="Times New Roman" w:cs="Times New Roman"/>
          <w:b/>
        </w:rPr>
        <w:t>Simple</w:t>
      </w:r>
      <w:r w:rsidR="0015480F">
        <w:rPr>
          <w:rFonts w:ascii="Times New Roman" w:hAnsi="Times New Roman" w:cs="Times New Roman"/>
          <w:b/>
        </w:rPr>
        <w:t xml:space="preserve"> Process</w:t>
      </w:r>
    </w:p>
    <w:p w14:paraId="3CFB8DF9" w14:textId="605A73D9" w:rsidR="0015480F" w:rsidRPr="0015480F" w:rsidRDefault="0015480F" w:rsidP="0015480F">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b/>
        </w:rPr>
        <w:t xml:space="preserve">Header: </w:t>
      </w:r>
      <w:r>
        <w:rPr>
          <w:rFonts w:ascii="Times New Roman" w:hAnsi="Times New Roman" w:cs="Times New Roman"/>
        </w:rPr>
        <w:t xml:space="preserve">Our </w:t>
      </w:r>
      <w:r w:rsidR="00CF2BF2">
        <w:rPr>
          <w:rFonts w:ascii="Times New Roman" w:hAnsi="Times New Roman" w:cs="Times New Roman"/>
        </w:rPr>
        <w:t>Simple</w:t>
      </w:r>
      <w:r>
        <w:rPr>
          <w:rFonts w:ascii="Times New Roman" w:hAnsi="Times New Roman" w:cs="Times New Roman"/>
        </w:rPr>
        <w:t xml:space="preserve"> Process</w:t>
      </w:r>
    </w:p>
    <w:p w14:paraId="7E0649A4" w14:textId="2AF7D712" w:rsidR="0015480F" w:rsidRPr="0015480F" w:rsidRDefault="0015480F" w:rsidP="0015480F">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b/>
        </w:rPr>
        <w:t xml:space="preserve">Sub-head: </w:t>
      </w:r>
      <w:r>
        <w:rPr>
          <w:rFonts w:ascii="Times New Roman" w:hAnsi="Times New Roman" w:cs="Times New Roman"/>
        </w:rPr>
        <w:t>Click on each of the steps below to learn more.</w:t>
      </w:r>
    </w:p>
    <w:p w14:paraId="538959EC" w14:textId="744E3FFA" w:rsidR="0015480F" w:rsidRPr="00C004ED" w:rsidRDefault="0015480F" w:rsidP="0015480F">
      <w:pPr>
        <w:pStyle w:val="ListParagraph"/>
        <w:widowControl w:val="0"/>
        <w:numPr>
          <w:ilvl w:val="1"/>
          <w:numId w:val="1"/>
        </w:numPr>
        <w:autoSpaceDE w:val="0"/>
        <w:autoSpaceDN w:val="0"/>
        <w:adjustRightInd w:val="0"/>
        <w:rPr>
          <w:rFonts w:ascii="Times New Roman" w:hAnsi="Times New Roman" w:cs="Times New Roman"/>
          <w:b/>
          <w:i/>
        </w:rPr>
      </w:pPr>
      <w:r w:rsidRPr="0015480F">
        <w:rPr>
          <w:rFonts w:ascii="Times New Roman" w:hAnsi="Times New Roman" w:cs="Times New Roman"/>
          <w:i/>
        </w:rPr>
        <w:t xml:space="preserve">Only show the five </w:t>
      </w:r>
      <w:r>
        <w:rPr>
          <w:rFonts w:ascii="Times New Roman" w:hAnsi="Times New Roman" w:cs="Times New Roman"/>
          <w:i/>
        </w:rPr>
        <w:t>headers</w:t>
      </w:r>
      <w:r w:rsidRPr="0015480F">
        <w:rPr>
          <w:rFonts w:ascii="Times New Roman" w:hAnsi="Times New Roman" w:cs="Times New Roman"/>
          <w:i/>
        </w:rPr>
        <w:t>. Clicking on each one reveals the text below.</w:t>
      </w:r>
    </w:p>
    <w:p w14:paraId="5DB9FD4E" w14:textId="43378E86" w:rsidR="00C004ED" w:rsidRPr="00C004ED" w:rsidRDefault="00C004ED" w:rsidP="0015480F">
      <w:pPr>
        <w:pStyle w:val="ListParagraph"/>
        <w:widowControl w:val="0"/>
        <w:numPr>
          <w:ilvl w:val="1"/>
          <w:numId w:val="1"/>
        </w:numPr>
        <w:autoSpaceDE w:val="0"/>
        <w:autoSpaceDN w:val="0"/>
        <w:adjustRightInd w:val="0"/>
        <w:rPr>
          <w:rFonts w:ascii="Times New Roman" w:hAnsi="Times New Roman" w:cs="Times New Roman"/>
          <w:b/>
        </w:rPr>
      </w:pPr>
      <w:r w:rsidRPr="00C004ED">
        <w:rPr>
          <w:rFonts w:ascii="Times New Roman" w:hAnsi="Times New Roman" w:cs="Times New Roman"/>
          <w:b/>
        </w:rPr>
        <w:t>Module:</w:t>
      </w:r>
    </w:p>
    <w:p w14:paraId="67D4ED7C" w14:textId="77777777" w:rsidR="0015480F" w:rsidRDefault="0015480F" w:rsidP="0015480F">
      <w:pPr>
        <w:rPr>
          <w:rFonts w:ascii="Arial" w:hAnsi="Arial" w:cs="Arial"/>
        </w:rPr>
      </w:pPr>
      <w:r w:rsidRPr="00F60027">
        <w:rPr>
          <w:rFonts w:ascii="Arial" w:hAnsi="Arial" w:cs="Arial"/>
          <w:b/>
          <w:bCs/>
          <w:noProof/>
          <w:sz w:val="20"/>
        </w:rPr>
        <mc:AlternateContent>
          <mc:Choice Requires="wps">
            <w:drawing>
              <wp:anchor distT="0" distB="0" distL="114300" distR="114300" simplePos="0" relativeHeight="251663360" behindDoc="0" locked="0" layoutInCell="1" allowOverlap="1" wp14:anchorId="20CCCE9A" wp14:editId="6C1E9ED8">
                <wp:simplePos x="0" y="0"/>
                <wp:positionH relativeFrom="column">
                  <wp:posOffset>5143500</wp:posOffset>
                </wp:positionH>
                <wp:positionV relativeFrom="paragraph">
                  <wp:posOffset>133350</wp:posOffset>
                </wp:positionV>
                <wp:extent cx="397741" cy="617220"/>
                <wp:effectExtent l="0" t="0" r="0" b="0"/>
                <wp:wrapNone/>
                <wp:docPr id="42" name="Rectangle 41"/>
                <wp:cNvGraphicFramePr/>
                <a:graphic xmlns:a="http://schemas.openxmlformats.org/drawingml/2006/main">
                  <a:graphicData uri="http://schemas.microsoft.com/office/word/2010/wordprocessingShape">
                    <wps:wsp>
                      <wps:cNvSpPr/>
                      <wps:spPr>
                        <a:xfrm>
                          <a:off x="0" y="0"/>
                          <a:ext cx="397741" cy="617220"/>
                        </a:xfrm>
                        <a:prstGeom prst="rect">
                          <a:avLst/>
                        </a:prstGeom>
                      </wps:spPr>
                      <wps:txbx>
                        <w:txbxContent>
                          <w:p w14:paraId="2242E806"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5</w:t>
                            </w:r>
                          </w:p>
                        </w:txbxContent>
                      </wps:txbx>
                      <wps:bodyPr wrap="square">
                        <a:spAutoFit/>
                      </wps:bodyPr>
                    </wps:wsp>
                  </a:graphicData>
                </a:graphic>
                <wp14:sizeRelH relativeFrom="margin">
                  <wp14:pctWidth>0</wp14:pctWidth>
                </wp14:sizeRelH>
              </wp:anchor>
            </w:drawing>
          </mc:Choice>
          <mc:Fallback>
            <w:pict>
              <v:rect id="Rectangle 41" o:spid="_x0000_s1026" style="position:absolute;margin-left:405pt;margin-top:10.5pt;width:31.3pt;height:48.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" filled="f" stroked="f">
                <v:textbox style="mso-fit-shape-to-text:t">
                  <w:txbxContent>
                    <w:p w14:paraId="2242E806"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5</w:t>
                      </w:r>
                    </w:p>
                  </w:txbxContent>
                </v:textbox>
              </v:rect>
            </w:pict>
          </mc:Fallback>
        </mc:AlternateContent>
      </w:r>
      <w:r w:rsidRPr="00F60027">
        <w:rPr>
          <w:rFonts w:ascii="Arial" w:hAnsi="Arial" w:cs="Arial"/>
          <w:b/>
          <w:bCs/>
          <w:noProof/>
          <w:sz w:val="20"/>
        </w:rPr>
        <mc:AlternateContent>
          <mc:Choice Requires="wps">
            <w:drawing>
              <wp:anchor distT="0" distB="0" distL="114300" distR="114300" simplePos="0" relativeHeight="251662336" behindDoc="0" locked="0" layoutInCell="1" allowOverlap="1" wp14:anchorId="6DC0A772" wp14:editId="12E4BEAC">
                <wp:simplePos x="0" y="0"/>
                <wp:positionH relativeFrom="column">
                  <wp:posOffset>3771900</wp:posOffset>
                </wp:positionH>
                <wp:positionV relativeFrom="paragraph">
                  <wp:posOffset>133350</wp:posOffset>
                </wp:positionV>
                <wp:extent cx="437515" cy="617220"/>
                <wp:effectExtent l="0" t="0" r="0" b="0"/>
                <wp:wrapNone/>
                <wp:docPr id="41" name="Rectangle 40"/>
                <wp:cNvGraphicFramePr/>
                <a:graphic xmlns:a="http://schemas.openxmlformats.org/drawingml/2006/main">
                  <a:graphicData uri="http://schemas.microsoft.com/office/word/2010/wordprocessingShape">
                    <wps:wsp>
                      <wps:cNvSpPr/>
                      <wps:spPr>
                        <a:xfrm>
                          <a:off x="0" y="0"/>
                          <a:ext cx="437515" cy="617220"/>
                        </a:xfrm>
                        <a:prstGeom prst="rect">
                          <a:avLst/>
                        </a:prstGeom>
                      </wps:spPr>
                      <wps:txbx>
                        <w:txbxContent>
                          <w:p w14:paraId="5CDDFF2D"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4</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id="Rectangle 40" o:spid="_x0000_s1027" style="position:absolute;margin-left:297pt;margin-top:10.5pt;width:34.45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" filled="f" stroked="f">
                <v:textbox style="mso-fit-shape-to-text:t">
                  <w:txbxContent>
                    <w:p w14:paraId="5CDDFF2D"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4</w:t>
                      </w:r>
                    </w:p>
                  </w:txbxContent>
                </v:textbox>
              </v:rect>
            </w:pict>
          </mc:Fallback>
        </mc:AlternateContent>
      </w:r>
      <w:r w:rsidRPr="00F60027">
        <w:rPr>
          <w:rFonts w:ascii="Arial" w:hAnsi="Arial" w:cs="Arial"/>
          <w:b/>
          <w:bCs/>
          <w:noProof/>
          <w:sz w:val="20"/>
        </w:rPr>
        <mc:AlternateContent>
          <mc:Choice Requires="wps">
            <w:drawing>
              <wp:anchor distT="0" distB="0" distL="114300" distR="114300" simplePos="0" relativeHeight="251661312" behindDoc="0" locked="0" layoutInCell="1" allowOverlap="1" wp14:anchorId="6C738281" wp14:editId="26628DA5">
                <wp:simplePos x="0" y="0"/>
                <wp:positionH relativeFrom="column">
                  <wp:posOffset>2514600</wp:posOffset>
                </wp:positionH>
                <wp:positionV relativeFrom="paragraph">
                  <wp:posOffset>133350</wp:posOffset>
                </wp:positionV>
                <wp:extent cx="375227" cy="617220"/>
                <wp:effectExtent l="0" t="0" r="0" b="0"/>
                <wp:wrapNone/>
                <wp:docPr id="40" name="Rectangle 39"/>
                <wp:cNvGraphicFramePr/>
                <a:graphic xmlns:a="http://schemas.openxmlformats.org/drawingml/2006/main">
                  <a:graphicData uri="http://schemas.microsoft.com/office/word/2010/wordprocessingShape">
                    <wps:wsp>
                      <wps:cNvSpPr/>
                      <wps:spPr>
                        <a:xfrm>
                          <a:off x="0" y="0"/>
                          <a:ext cx="375227" cy="617220"/>
                        </a:xfrm>
                        <a:prstGeom prst="rect">
                          <a:avLst/>
                        </a:prstGeom>
                      </wps:spPr>
                      <wps:txbx>
                        <w:txbxContent>
                          <w:p w14:paraId="6E744284"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3</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id="Rectangle 39" o:spid="_x0000_s1028" style="position:absolute;margin-left:198pt;margin-top:10.5pt;width:29.55pt;height:4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" filled="f" stroked="f">
                <v:textbox style="mso-fit-shape-to-text:t">
                  <w:txbxContent>
                    <w:p w14:paraId="6E744284"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3</w:t>
                      </w:r>
                    </w:p>
                  </w:txbxContent>
                </v:textbox>
              </v:rect>
            </w:pict>
          </mc:Fallback>
        </mc:AlternateContent>
      </w:r>
      <w:r w:rsidRPr="00F60027">
        <w:rPr>
          <w:rFonts w:ascii="Arial" w:hAnsi="Arial" w:cs="Arial"/>
          <w:b/>
          <w:bCs/>
          <w:noProof/>
          <w:sz w:val="20"/>
        </w:rPr>
        <mc:AlternateContent>
          <mc:Choice Requires="wps">
            <w:drawing>
              <wp:anchor distT="0" distB="0" distL="114300" distR="114300" simplePos="0" relativeHeight="251660288" behindDoc="0" locked="0" layoutInCell="1" allowOverlap="1" wp14:anchorId="2DE0B34E" wp14:editId="204B924D">
                <wp:simplePos x="0" y="0"/>
                <wp:positionH relativeFrom="column">
                  <wp:posOffset>1202690</wp:posOffset>
                </wp:positionH>
                <wp:positionV relativeFrom="paragraph">
                  <wp:posOffset>133350</wp:posOffset>
                </wp:positionV>
                <wp:extent cx="397741" cy="617220"/>
                <wp:effectExtent l="0" t="0" r="0" b="0"/>
                <wp:wrapNone/>
                <wp:docPr id="39" name="Rectangle 38"/>
                <wp:cNvGraphicFramePr/>
                <a:graphic xmlns:a="http://schemas.openxmlformats.org/drawingml/2006/main">
                  <a:graphicData uri="http://schemas.microsoft.com/office/word/2010/wordprocessingShape">
                    <wps:wsp>
                      <wps:cNvSpPr/>
                      <wps:spPr>
                        <a:xfrm>
                          <a:off x="0" y="0"/>
                          <a:ext cx="397741" cy="617220"/>
                        </a:xfrm>
                        <a:prstGeom prst="rect">
                          <a:avLst/>
                        </a:prstGeom>
                      </wps:spPr>
                      <wps:txbx>
                        <w:txbxContent>
                          <w:p w14:paraId="1C8E2E3C"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2</w:t>
                            </w:r>
                          </w:p>
                        </w:txbxContent>
                      </wps:txbx>
                      <wps:bodyPr wrap="square">
                        <a:spAutoFit/>
                      </wps:bodyPr>
                    </wps:wsp>
                  </a:graphicData>
                </a:graphic>
                <wp14:sizeRelH relativeFrom="margin">
                  <wp14:pctWidth>0</wp14:pctWidth>
                </wp14:sizeRelH>
              </wp:anchor>
            </w:drawing>
          </mc:Choice>
          <mc:Fallback>
            <w:pict>
              <v:rect id="Rectangle 38" o:spid="_x0000_s1029" style="position:absolute;margin-left:94.7pt;margin-top:10.5pt;width:31.3pt;height:48.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" filled="f" stroked="f">
                <v:textbox style="mso-fit-shape-to-text:t">
                  <w:txbxContent>
                    <w:p w14:paraId="1C8E2E3C"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2</w:t>
                      </w:r>
                    </w:p>
                  </w:txbxContent>
                </v:textbox>
              </v:rect>
            </w:pict>
          </mc:Fallback>
        </mc:AlternateContent>
      </w:r>
      <w:r w:rsidRPr="00F60027">
        <w:rPr>
          <w:rFonts w:ascii="Arial" w:hAnsi="Arial" w:cs="Arial"/>
          <w:b/>
          <w:bCs/>
          <w:noProof/>
          <w:sz w:val="20"/>
        </w:rPr>
        <mc:AlternateContent>
          <mc:Choice Requires="wps">
            <w:drawing>
              <wp:anchor distT="0" distB="0" distL="114300" distR="114300" simplePos="0" relativeHeight="251659264" behindDoc="0" locked="0" layoutInCell="1" allowOverlap="1" wp14:anchorId="0E385B15" wp14:editId="230AF691">
                <wp:simplePos x="0" y="0"/>
                <wp:positionH relativeFrom="column">
                  <wp:posOffset>-113665</wp:posOffset>
                </wp:positionH>
                <wp:positionV relativeFrom="paragraph">
                  <wp:posOffset>133350</wp:posOffset>
                </wp:positionV>
                <wp:extent cx="437515" cy="617220"/>
                <wp:effectExtent l="0" t="0" r="0" b="0"/>
                <wp:wrapNone/>
                <wp:docPr id="8" name="Rectangle 7"/>
                <wp:cNvGraphicFramePr/>
                <a:graphic xmlns:a="http://schemas.openxmlformats.org/drawingml/2006/main">
                  <a:graphicData uri="http://schemas.microsoft.com/office/word/2010/wordprocessingShape">
                    <wps:wsp>
                      <wps:cNvSpPr/>
                      <wps:spPr>
                        <a:xfrm>
                          <a:off x="0" y="0"/>
                          <a:ext cx="437515" cy="617220"/>
                        </a:xfrm>
                        <a:prstGeom prst="rect">
                          <a:avLst/>
                        </a:prstGeom>
                      </wps:spPr>
                      <wps:txbx>
                        <w:txbxContent>
                          <w:p w14:paraId="600A77C6"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1</w:t>
                            </w:r>
                          </w:p>
                        </w:txbxContent>
                      </wps:txbx>
                      <wps:bodyPr wrap="square">
                        <a:spAutoFit/>
                      </wps:bodyPr>
                    </wps:wsp>
                  </a:graphicData>
                </a:graphic>
                <wp14:sizeRelH relativeFrom="margin">
                  <wp14:pctWidth>0</wp14:pctWidth>
                </wp14:sizeRelH>
              </wp:anchor>
            </w:drawing>
          </mc:Choice>
          <mc:Fallback>
            <w:pict>
              <v:rect id="Rectangle 7" o:spid="_x0000_s1030" style="position:absolute;margin-left:-8.95pt;margin-top:10.5pt;width:34.45pt;height:48.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" filled="f" stroked="f">
                <v:textbox style="mso-fit-shape-to-text:t">
                  <w:txbxContent>
                    <w:p w14:paraId="600A77C6" w14:textId="77777777" w:rsidR="0075367B" w:rsidRPr="00F60027" w:rsidRDefault="0075367B" w:rsidP="0015480F">
                      <w:pPr>
                        <w:pStyle w:val="NormalWeb"/>
                        <w:spacing w:before="0" w:beforeAutospacing="0" w:after="0" w:afterAutospacing="0"/>
                        <w:rPr>
                          <w:rFonts w:ascii="Arial" w:hAnsi="Arial"/>
                        </w:rPr>
                      </w:pPr>
                      <w:r w:rsidRPr="00F60027">
                        <w:rPr>
                          <w:rFonts w:ascii="Arial" w:hAnsi="Arial" w:cstheme="minorBidi"/>
                          <w:b/>
                          <w:bCs/>
                          <w:color w:val="FFFFFF" w:themeColor="background1"/>
                          <w:kern w:val="24"/>
                          <w:sz w:val="72"/>
                          <w:szCs w:val="72"/>
                        </w:rPr>
                        <w:t>1</w:t>
                      </w:r>
                    </w:p>
                  </w:txbxContent>
                </v:textbox>
              </v:rect>
            </w:pict>
          </mc:Fallback>
        </mc:AlternateContent>
      </w:r>
    </w:p>
    <w:tbl>
      <w:tblPr>
        <w:tblW w:w="10265" w:type="dxa"/>
        <w:tblInd w:w="144" w:type="dxa"/>
        <w:tblLayout w:type="fixed"/>
        <w:tblCellMar>
          <w:left w:w="0" w:type="dxa"/>
          <w:right w:w="0" w:type="dxa"/>
        </w:tblCellMar>
        <w:tblLook w:val="0420" w:firstRow="1" w:lastRow="0" w:firstColumn="0" w:lastColumn="0" w:noHBand="0" w:noVBand="1"/>
      </w:tblPr>
      <w:tblGrid>
        <w:gridCol w:w="2053"/>
        <w:gridCol w:w="2053"/>
        <w:gridCol w:w="2053"/>
        <w:gridCol w:w="2053"/>
        <w:gridCol w:w="2053"/>
      </w:tblGrid>
      <w:tr w:rsidR="0015480F" w:rsidRPr="0084380B" w14:paraId="675DAAEF" w14:textId="77777777" w:rsidTr="00C004ED">
        <w:tc>
          <w:tcPr>
            <w:tcW w:w="2053" w:type="dxa"/>
            <w:tcBorders>
              <w:top w:val="single" w:sz="8" w:space="0" w:color="FFFFFF"/>
              <w:left w:val="single" w:sz="8" w:space="0" w:color="FFFFFF"/>
              <w:bottom w:val="single" w:sz="8" w:space="0" w:color="FFFFFF"/>
              <w:right w:val="single" w:sz="8" w:space="0" w:color="FFFFFF"/>
            </w:tcBorders>
            <w:shd w:val="clear" w:color="auto" w:fill="E2E2E2"/>
            <w:tcMar>
              <w:top w:w="72" w:type="dxa"/>
              <w:left w:w="144" w:type="dxa"/>
              <w:bottom w:w="72" w:type="dxa"/>
              <w:right w:w="144" w:type="dxa"/>
            </w:tcMar>
            <w:vAlign w:val="center"/>
            <w:hideMark/>
          </w:tcPr>
          <w:p w14:paraId="6EA7AD1F" w14:textId="77777777" w:rsidR="0015480F" w:rsidRPr="00F60027" w:rsidRDefault="0015480F" w:rsidP="00C004ED">
            <w:pPr>
              <w:jc w:val="center"/>
              <w:rPr>
                <w:rFonts w:ascii="Arial" w:hAnsi="Arial" w:cs="Arial"/>
                <w:sz w:val="20"/>
              </w:rPr>
            </w:pPr>
            <w:r w:rsidRPr="00F60027">
              <w:rPr>
                <w:rFonts w:ascii="Arial" w:hAnsi="Arial" w:cs="Arial"/>
                <w:b/>
                <w:bCs/>
                <w:sz w:val="20"/>
              </w:rPr>
              <w:t>BUILD YOUR MORTGAGE PROFILE</w:t>
            </w:r>
          </w:p>
        </w:tc>
        <w:tc>
          <w:tcPr>
            <w:tcW w:w="2053" w:type="dxa"/>
            <w:tcBorders>
              <w:top w:val="single" w:sz="8" w:space="0" w:color="FFFFFF"/>
              <w:left w:val="single" w:sz="8" w:space="0" w:color="FFFFFF"/>
              <w:bottom w:val="single" w:sz="8" w:space="0" w:color="FFFFFF"/>
              <w:right w:val="single" w:sz="8" w:space="0" w:color="FFFFFF"/>
            </w:tcBorders>
            <w:shd w:val="clear" w:color="auto" w:fill="E2E2E2"/>
            <w:tcMar>
              <w:top w:w="72" w:type="dxa"/>
              <w:left w:w="144" w:type="dxa"/>
              <w:bottom w:w="72" w:type="dxa"/>
              <w:right w:w="144" w:type="dxa"/>
            </w:tcMar>
            <w:vAlign w:val="center"/>
            <w:hideMark/>
          </w:tcPr>
          <w:p w14:paraId="31A980DD" w14:textId="77777777" w:rsidR="0015480F" w:rsidRPr="00F60027" w:rsidRDefault="0015480F" w:rsidP="00C004ED">
            <w:pPr>
              <w:jc w:val="center"/>
              <w:rPr>
                <w:rFonts w:ascii="Arial" w:hAnsi="Arial" w:cs="Arial"/>
                <w:sz w:val="20"/>
              </w:rPr>
            </w:pPr>
            <w:r w:rsidRPr="00F60027">
              <w:rPr>
                <w:rFonts w:ascii="Arial" w:hAnsi="Arial" w:cs="Arial"/>
                <w:b/>
                <w:bCs/>
                <w:sz w:val="20"/>
              </w:rPr>
              <w:t>GET PRE-QUALIFIED</w:t>
            </w:r>
          </w:p>
        </w:tc>
        <w:tc>
          <w:tcPr>
            <w:tcW w:w="2053" w:type="dxa"/>
            <w:tcBorders>
              <w:top w:val="single" w:sz="8" w:space="0" w:color="FFFFFF"/>
              <w:left w:val="single" w:sz="8" w:space="0" w:color="FFFFFF"/>
              <w:bottom w:val="single" w:sz="8" w:space="0" w:color="FFFFFF"/>
              <w:right w:val="single" w:sz="8" w:space="0" w:color="FFFFFF"/>
            </w:tcBorders>
            <w:shd w:val="clear" w:color="auto" w:fill="E2E2E2"/>
            <w:tcMar>
              <w:top w:w="72" w:type="dxa"/>
              <w:left w:w="144" w:type="dxa"/>
              <w:bottom w:w="72" w:type="dxa"/>
              <w:right w:w="144" w:type="dxa"/>
            </w:tcMar>
            <w:vAlign w:val="center"/>
            <w:hideMark/>
          </w:tcPr>
          <w:p w14:paraId="4EC168D7" w14:textId="77777777" w:rsidR="0015480F" w:rsidRPr="00F60027" w:rsidRDefault="0015480F" w:rsidP="00C004ED">
            <w:pPr>
              <w:jc w:val="center"/>
              <w:rPr>
                <w:rFonts w:ascii="Arial" w:hAnsi="Arial" w:cs="Arial"/>
                <w:sz w:val="20"/>
              </w:rPr>
            </w:pPr>
            <w:r w:rsidRPr="00F60027">
              <w:rPr>
                <w:rFonts w:ascii="Arial" w:hAnsi="Arial" w:cs="Arial"/>
                <w:b/>
                <w:bCs/>
                <w:sz w:val="20"/>
              </w:rPr>
              <w:t>SELECT LOAN AND LENDER</w:t>
            </w:r>
          </w:p>
        </w:tc>
        <w:tc>
          <w:tcPr>
            <w:tcW w:w="2053" w:type="dxa"/>
            <w:tcBorders>
              <w:top w:val="single" w:sz="8" w:space="0" w:color="FFFFFF"/>
              <w:left w:val="single" w:sz="8" w:space="0" w:color="FFFFFF"/>
              <w:bottom w:val="single" w:sz="8" w:space="0" w:color="FFFFFF"/>
              <w:right w:val="single" w:sz="8" w:space="0" w:color="FFFFFF"/>
            </w:tcBorders>
            <w:shd w:val="clear" w:color="auto" w:fill="E2E2E2"/>
            <w:tcMar>
              <w:top w:w="72" w:type="dxa"/>
              <w:left w:w="144" w:type="dxa"/>
              <w:bottom w:w="72" w:type="dxa"/>
              <w:right w:w="144" w:type="dxa"/>
            </w:tcMar>
            <w:vAlign w:val="center"/>
            <w:hideMark/>
          </w:tcPr>
          <w:p w14:paraId="6CDFCFAD" w14:textId="77777777" w:rsidR="0015480F" w:rsidRPr="00F60027" w:rsidRDefault="0015480F" w:rsidP="00C004ED">
            <w:pPr>
              <w:jc w:val="center"/>
              <w:rPr>
                <w:rFonts w:ascii="Arial" w:hAnsi="Arial" w:cs="Arial"/>
                <w:sz w:val="20"/>
              </w:rPr>
            </w:pPr>
            <w:r w:rsidRPr="00F60027">
              <w:rPr>
                <w:rFonts w:ascii="Arial" w:hAnsi="Arial" w:cs="Arial"/>
                <w:b/>
                <w:bCs/>
                <w:sz w:val="20"/>
              </w:rPr>
              <w:t>DOCUMENTS &amp; DISCLOSURES</w:t>
            </w:r>
          </w:p>
        </w:tc>
        <w:tc>
          <w:tcPr>
            <w:tcW w:w="2053" w:type="dxa"/>
            <w:tcBorders>
              <w:top w:val="single" w:sz="8" w:space="0" w:color="FFFFFF"/>
              <w:left w:val="single" w:sz="8" w:space="0" w:color="FFFFFF"/>
              <w:bottom w:val="single" w:sz="8" w:space="0" w:color="FFFFFF"/>
              <w:right w:val="single" w:sz="8" w:space="0" w:color="FFFFFF"/>
            </w:tcBorders>
            <w:shd w:val="clear" w:color="auto" w:fill="E2E2E2"/>
            <w:tcMar>
              <w:top w:w="72" w:type="dxa"/>
              <w:left w:w="144" w:type="dxa"/>
              <w:bottom w:w="72" w:type="dxa"/>
              <w:right w:w="144" w:type="dxa"/>
            </w:tcMar>
            <w:vAlign w:val="center"/>
            <w:hideMark/>
          </w:tcPr>
          <w:p w14:paraId="612F1C4D" w14:textId="77777777" w:rsidR="0015480F" w:rsidRPr="00F60027" w:rsidRDefault="0015480F" w:rsidP="00C004ED">
            <w:pPr>
              <w:jc w:val="center"/>
              <w:rPr>
                <w:rFonts w:ascii="Arial" w:hAnsi="Arial" w:cs="Arial"/>
                <w:sz w:val="20"/>
              </w:rPr>
            </w:pPr>
            <w:r w:rsidRPr="00F60027">
              <w:rPr>
                <w:rFonts w:ascii="Arial" w:hAnsi="Arial" w:cs="Arial"/>
                <w:b/>
                <w:bCs/>
                <w:sz w:val="20"/>
              </w:rPr>
              <w:t>CLOSING</w:t>
            </w:r>
          </w:p>
        </w:tc>
      </w:tr>
      <w:tr w:rsidR="0015480F" w:rsidRPr="0084380B" w14:paraId="4B36CB79" w14:textId="77777777" w:rsidTr="00C004ED">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F73816C" w14:textId="77777777" w:rsidR="0015480F" w:rsidRPr="00F60027" w:rsidRDefault="0015480F" w:rsidP="00C004ED">
            <w:pPr>
              <w:rPr>
                <w:rFonts w:ascii="Arial" w:hAnsi="Arial" w:cs="Arial"/>
                <w:sz w:val="20"/>
              </w:rPr>
            </w:pPr>
            <w:r w:rsidRPr="00F60027">
              <w:rPr>
                <w:rFonts w:ascii="Arial" w:hAnsi="Arial" w:cs="Arial"/>
                <w:sz w:val="20"/>
              </w:rPr>
              <w:t xml:space="preserve">Start by telling us about yourself and </w:t>
            </w:r>
            <w:r w:rsidRPr="00F60027">
              <w:rPr>
                <w:rFonts w:ascii="Arial" w:hAnsi="Arial" w:cs="Arial"/>
                <w:sz w:val="20"/>
              </w:rPr>
              <w:lastRenderedPageBreak/>
              <w:t>what you’re looking for. Learn more about types of mortgages, today’s rates and what you can afford in the process.</w:t>
            </w:r>
            <w:r w:rsidRPr="00F60027">
              <w:rPr>
                <w:rFonts w:ascii="Arial" w:hAnsi="Arial" w:cs="Arial"/>
                <w:b/>
                <w:bCs/>
                <w:sz w:val="20"/>
              </w:rPr>
              <w:t xml:space="preserve"> </w:t>
            </w:r>
          </w:p>
        </w:tc>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D38C39B" w14:textId="77777777" w:rsidR="0015480F" w:rsidRPr="00F60027" w:rsidRDefault="0015480F" w:rsidP="00C004ED">
            <w:pPr>
              <w:rPr>
                <w:rFonts w:ascii="Arial" w:hAnsi="Arial" w:cs="Arial"/>
                <w:sz w:val="20"/>
              </w:rPr>
            </w:pPr>
            <w:r w:rsidRPr="00F60027">
              <w:rPr>
                <w:rFonts w:ascii="Arial" w:hAnsi="Arial" w:cs="Arial"/>
                <w:sz w:val="20"/>
              </w:rPr>
              <w:lastRenderedPageBreak/>
              <w:t xml:space="preserve">We’ll dive into your credit, income, and </w:t>
            </w:r>
            <w:r w:rsidRPr="00F60027">
              <w:rPr>
                <w:rFonts w:ascii="Arial" w:hAnsi="Arial" w:cs="Arial"/>
                <w:sz w:val="20"/>
              </w:rPr>
              <w:lastRenderedPageBreak/>
              <w:t>assets to determine your maximum borrowing power. We’ll also run automated underwriting to add Fannie Mae’s or Freddie Mac’s stamp of approval.</w:t>
            </w:r>
          </w:p>
        </w:tc>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5B4F410" w14:textId="77777777" w:rsidR="0015480F" w:rsidRPr="00F60027" w:rsidRDefault="0015480F" w:rsidP="00C004ED">
            <w:pPr>
              <w:rPr>
                <w:rFonts w:ascii="Arial" w:hAnsi="Arial" w:cs="Arial"/>
                <w:sz w:val="20"/>
              </w:rPr>
            </w:pPr>
            <w:r w:rsidRPr="00F60027">
              <w:rPr>
                <w:rFonts w:ascii="Arial" w:hAnsi="Arial" w:cs="Arial"/>
                <w:sz w:val="20"/>
              </w:rPr>
              <w:lastRenderedPageBreak/>
              <w:t xml:space="preserve">Go over your financial goals, </w:t>
            </w:r>
            <w:r w:rsidRPr="00F60027">
              <w:rPr>
                <w:rFonts w:ascii="Arial" w:hAnsi="Arial" w:cs="Arial"/>
                <w:sz w:val="20"/>
              </w:rPr>
              <w:lastRenderedPageBreak/>
              <w:t>property info, and mortgage options with our advisors. We’ll find the right type of loan and lender for you.</w:t>
            </w:r>
          </w:p>
        </w:tc>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A03F316" w14:textId="77777777" w:rsidR="0015480F" w:rsidRPr="00F60027" w:rsidRDefault="0015480F" w:rsidP="00C004ED">
            <w:pPr>
              <w:rPr>
                <w:rFonts w:ascii="Arial" w:hAnsi="Arial" w:cs="Arial"/>
                <w:sz w:val="20"/>
              </w:rPr>
            </w:pPr>
            <w:r w:rsidRPr="00F60027">
              <w:rPr>
                <w:rFonts w:ascii="Arial" w:hAnsi="Arial" w:cs="Arial"/>
                <w:b/>
                <w:bCs/>
                <w:sz w:val="20"/>
              </w:rPr>
              <w:lastRenderedPageBreak/>
              <w:t>I</w:t>
            </w:r>
            <w:r w:rsidRPr="00F60027">
              <w:rPr>
                <w:rFonts w:ascii="Arial" w:hAnsi="Arial" w:cs="Arial"/>
                <w:sz w:val="20"/>
              </w:rPr>
              <w:t xml:space="preserve">t’s time to gather your financial </w:t>
            </w:r>
            <w:r w:rsidRPr="00F60027">
              <w:rPr>
                <w:rFonts w:ascii="Arial" w:hAnsi="Arial" w:cs="Arial"/>
                <w:sz w:val="20"/>
              </w:rPr>
              <w:lastRenderedPageBreak/>
              <w:t>documents for submission to the lender, sign disclosures and order an appraisal. We can lock in your rate as we work to get your mortgage approved.</w:t>
            </w:r>
          </w:p>
        </w:tc>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49174B3" w14:textId="77777777" w:rsidR="0015480F" w:rsidRPr="00F60027" w:rsidRDefault="0015480F" w:rsidP="00C004ED">
            <w:pPr>
              <w:rPr>
                <w:rFonts w:ascii="Arial" w:hAnsi="Arial" w:cs="Arial"/>
                <w:sz w:val="20"/>
              </w:rPr>
            </w:pPr>
            <w:r w:rsidRPr="00F60027">
              <w:rPr>
                <w:rFonts w:ascii="Arial" w:hAnsi="Arial" w:cs="Arial"/>
                <w:sz w:val="20"/>
              </w:rPr>
              <w:lastRenderedPageBreak/>
              <w:t xml:space="preserve">Once your loan is cleared to close, it’s </w:t>
            </w:r>
            <w:r w:rsidRPr="00F60027">
              <w:rPr>
                <w:rFonts w:ascii="Arial" w:hAnsi="Arial" w:cs="Arial"/>
                <w:sz w:val="20"/>
              </w:rPr>
              <w:lastRenderedPageBreak/>
              <w:t>time to sign and notarize the final loan documents and celebrate with a glass of champagne.</w:t>
            </w:r>
          </w:p>
        </w:tc>
      </w:tr>
      <w:tr w:rsidR="0015480F" w:rsidRPr="0084380B" w14:paraId="5B61C2CE" w14:textId="77777777" w:rsidTr="00C004ED">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028AFA3" w14:textId="77777777" w:rsidR="0015480F" w:rsidRPr="00F60027" w:rsidRDefault="0015480F" w:rsidP="00C004ED">
            <w:pPr>
              <w:jc w:val="center"/>
              <w:rPr>
                <w:rFonts w:ascii="Arial" w:hAnsi="Arial" w:cs="Arial"/>
                <w:color w:val="9BBB59" w:themeColor="accent3"/>
                <w:sz w:val="20"/>
              </w:rPr>
            </w:pPr>
            <w:r w:rsidRPr="00F60027">
              <w:rPr>
                <w:rFonts w:ascii="Arial" w:hAnsi="Arial" w:cs="Arial"/>
                <w:b/>
                <w:bCs/>
                <w:color w:val="9BBB59" w:themeColor="accent3"/>
                <w:sz w:val="20"/>
              </w:rPr>
              <w:lastRenderedPageBreak/>
              <w:t>Personalized Mortgage Summary</w:t>
            </w:r>
          </w:p>
        </w:tc>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E6A90E" w14:textId="77777777" w:rsidR="0015480F" w:rsidRPr="00F60027" w:rsidRDefault="0015480F" w:rsidP="00C004ED">
            <w:pPr>
              <w:jc w:val="center"/>
              <w:rPr>
                <w:rFonts w:ascii="Arial" w:hAnsi="Arial" w:cs="Arial"/>
                <w:color w:val="9BBB59" w:themeColor="accent3"/>
                <w:sz w:val="20"/>
              </w:rPr>
            </w:pPr>
            <w:r w:rsidRPr="00F60027">
              <w:rPr>
                <w:rFonts w:ascii="Arial" w:hAnsi="Arial" w:cs="Arial"/>
                <w:b/>
                <w:bCs/>
                <w:color w:val="9BBB59" w:themeColor="accent3"/>
                <w:sz w:val="20"/>
              </w:rPr>
              <w:t>Pre-Qualification Letter</w:t>
            </w:r>
          </w:p>
        </w:tc>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2F03156" w14:textId="77777777" w:rsidR="0015480F" w:rsidRPr="00F60027" w:rsidRDefault="0015480F" w:rsidP="00C004ED">
            <w:pPr>
              <w:jc w:val="center"/>
              <w:rPr>
                <w:rFonts w:ascii="Arial" w:hAnsi="Arial" w:cs="Arial"/>
                <w:color w:val="9BBB59" w:themeColor="accent3"/>
                <w:sz w:val="20"/>
              </w:rPr>
            </w:pPr>
            <w:r w:rsidRPr="00F60027">
              <w:rPr>
                <w:rFonts w:ascii="Arial" w:hAnsi="Arial" w:cs="Arial"/>
                <w:b/>
                <w:bCs/>
                <w:color w:val="9BBB59" w:themeColor="accent3"/>
                <w:sz w:val="20"/>
              </w:rPr>
              <w:t>Mortgage Rate &amp; Fee Quote</w:t>
            </w:r>
          </w:p>
        </w:tc>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3A19360" w14:textId="77777777" w:rsidR="0015480F" w:rsidRPr="00F60027" w:rsidRDefault="0015480F" w:rsidP="00C004ED">
            <w:pPr>
              <w:jc w:val="center"/>
              <w:rPr>
                <w:rFonts w:ascii="Arial" w:hAnsi="Arial" w:cs="Arial"/>
                <w:color w:val="9BBB59" w:themeColor="accent3"/>
                <w:sz w:val="20"/>
              </w:rPr>
            </w:pPr>
            <w:r w:rsidRPr="00F60027">
              <w:rPr>
                <w:rFonts w:ascii="Arial" w:hAnsi="Arial" w:cs="Arial"/>
                <w:b/>
                <w:bCs/>
                <w:color w:val="9BBB59" w:themeColor="accent3"/>
                <w:sz w:val="20"/>
              </w:rPr>
              <w:t xml:space="preserve">Loan </w:t>
            </w:r>
            <w:r w:rsidRPr="00F60027">
              <w:rPr>
                <w:rFonts w:ascii="Arial" w:hAnsi="Arial" w:cs="Arial"/>
                <w:b/>
                <w:bCs/>
                <w:color w:val="9BBB59" w:themeColor="accent3"/>
                <w:sz w:val="20"/>
              </w:rPr>
              <w:br/>
              <w:t>Approval</w:t>
            </w:r>
          </w:p>
        </w:tc>
        <w:tc>
          <w:tcPr>
            <w:tcW w:w="205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89F8944" w14:textId="77777777" w:rsidR="0015480F" w:rsidRPr="00F60027" w:rsidRDefault="0015480F" w:rsidP="00C004ED">
            <w:pPr>
              <w:jc w:val="center"/>
              <w:rPr>
                <w:rFonts w:ascii="Arial" w:hAnsi="Arial" w:cs="Arial"/>
                <w:color w:val="9BBB59" w:themeColor="accent3"/>
                <w:sz w:val="20"/>
              </w:rPr>
            </w:pPr>
            <w:r w:rsidRPr="00F60027">
              <w:rPr>
                <w:rFonts w:ascii="Arial" w:hAnsi="Arial" w:cs="Arial"/>
                <w:b/>
                <w:bCs/>
                <w:color w:val="9BBB59" w:themeColor="accent3"/>
                <w:sz w:val="20"/>
              </w:rPr>
              <w:t>Completed Loan Package</w:t>
            </w:r>
          </w:p>
        </w:tc>
      </w:tr>
    </w:tbl>
    <w:p w14:paraId="0A6F584E" w14:textId="77777777" w:rsidR="0015480F" w:rsidRDefault="0015480F" w:rsidP="0015480F">
      <w:pPr>
        <w:widowControl w:val="0"/>
        <w:autoSpaceDE w:val="0"/>
        <w:autoSpaceDN w:val="0"/>
        <w:adjustRightInd w:val="0"/>
        <w:rPr>
          <w:rFonts w:ascii="Times New Roman" w:hAnsi="Times New Roman" w:cs="Times New Roman"/>
        </w:rPr>
      </w:pPr>
    </w:p>
    <w:p w14:paraId="3718A7C3" w14:textId="6A55FEB5" w:rsidR="00473447" w:rsidRDefault="00473447" w:rsidP="0015480F">
      <w:pPr>
        <w:widowControl w:val="0"/>
        <w:autoSpaceDE w:val="0"/>
        <w:autoSpaceDN w:val="0"/>
        <w:adjustRightInd w:val="0"/>
        <w:rPr>
          <w:rFonts w:ascii="Times New Roman" w:hAnsi="Times New Roman" w:cs="Times New Roman"/>
        </w:rPr>
      </w:pPr>
      <w:r>
        <w:rPr>
          <w:rFonts w:ascii="Times New Roman" w:hAnsi="Times New Roman" w:cs="Times New Roman"/>
        </w:rPr>
        <w:t>Reference:</w:t>
      </w:r>
    </w:p>
    <w:p w14:paraId="55DBBFB2" w14:textId="61C9A5E0" w:rsidR="00473447" w:rsidRDefault="00473447" w:rsidP="0015480F">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5709BFD9" wp14:editId="2FBCC0B2">
            <wp:extent cx="5486400" cy="287418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486400" cy="2874180"/>
                    </a:xfrm>
                    <a:prstGeom prst="rect">
                      <a:avLst/>
                    </a:prstGeom>
                    <a:noFill/>
                    <a:ln>
                      <a:noFill/>
                    </a:ln>
                  </pic:spPr>
                </pic:pic>
              </a:graphicData>
            </a:graphic>
          </wp:inline>
        </w:drawing>
      </w:r>
    </w:p>
    <w:p w14:paraId="169077DA" w14:textId="1A571F72" w:rsidR="00473447" w:rsidRDefault="00473447" w:rsidP="0015480F">
      <w:pPr>
        <w:widowControl w:val="0"/>
        <w:autoSpaceDE w:val="0"/>
        <w:autoSpaceDN w:val="0"/>
        <w:adjustRightInd w:val="0"/>
        <w:rPr>
          <w:rFonts w:ascii="Times New Roman" w:hAnsi="Times New Roman" w:cs="Times New Roman"/>
        </w:rPr>
      </w:pPr>
      <w:r>
        <w:rPr>
          <w:rFonts w:ascii="Times New Roman" w:hAnsi="Times New Roman" w:cs="Times New Roman"/>
        </w:rPr>
        <w:t>www.</w:t>
      </w:r>
      <w:ins w:id="291" w:author="Betsy Chapman" w:date="2013-11-07T14:59:00Z">
        <w:r w:rsidR="00C64858">
          <w:rPr>
            <w:rFonts w:ascii="Times New Roman" w:hAnsi="Times New Roman" w:cs="Times New Roman"/>
          </w:rPr>
          <w:t>learnvest</w:t>
        </w:r>
      </w:ins>
      <w:del w:id="292" w:author="Betsy Chapman" w:date="2013-11-07T14:59:00Z">
        <w:r w:rsidDel="00C64858">
          <w:rPr>
            <w:rFonts w:ascii="Times New Roman" w:hAnsi="Times New Roman" w:cs="Times New Roman"/>
          </w:rPr>
          <w:delText>doorsteps</w:delText>
        </w:r>
      </w:del>
      <w:r>
        <w:rPr>
          <w:rFonts w:ascii="Times New Roman" w:hAnsi="Times New Roman" w:cs="Times New Roman"/>
        </w:rPr>
        <w:t>.com</w:t>
      </w:r>
    </w:p>
    <w:p w14:paraId="47E8A58D" w14:textId="77777777" w:rsidR="00473447" w:rsidRDefault="00473447" w:rsidP="0015480F">
      <w:pPr>
        <w:widowControl w:val="0"/>
        <w:autoSpaceDE w:val="0"/>
        <w:autoSpaceDN w:val="0"/>
        <w:adjustRightInd w:val="0"/>
        <w:rPr>
          <w:rFonts w:ascii="Times New Roman" w:hAnsi="Times New Roman" w:cs="Times New Roman"/>
        </w:rPr>
      </w:pPr>
    </w:p>
    <w:p w14:paraId="4323F787" w14:textId="77777777" w:rsidR="00473447" w:rsidRPr="0015480F" w:rsidRDefault="00473447" w:rsidP="0015480F">
      <w:pPr>
        <w:widowControl w:val="0"/>
        <w:autoSpaceDE w:val="0"/>
        <w:autoSpaceDN w:val="0"/>
        <w:adjustRightInd w:val="0"/>
        <w:rPr>
          <w:rFonts w:ascii="Times New Roman" w:hAnsi="Times New Roman" w:cs="Times New Roman"/>
        </w:rPr>
      </w:pPr>
    </w:p>
    <w:p w14:paraId="511CF325" w14:textId="76A58DEC" w:rsidR="00553CDD" w:rsidRPr="00DF2380" w:rsidRDefault="00CF2BF2" w:rsidP="00DF2380">
      <w:pPr>
        <w:pStyle w:val="ListParagraph"/>
        <w:widowControl w:val="0"/>
        <w:numPr>
          <w:ilvl w:val="0"/>
          <w:numId w:val="1"/>
        </w:numPr>
        <w:autoSpaceDE w:val="0"/>
        <w:autoSpaceDN w:val="0"/>
        <w:adjustRightInd w:val="0"/>
        <w:rPr>
          <w:rFonts w:ascii="Times New Roman" w:hAnsi="Times New Roman" w:cs="Times New Roman"/>
          <w:b/>
        </w:rPr>
      </w:pPr>
      <w:r>
        <w:rPr>
          <w:rFonts w:ascii="Times New Roman" w:hAnsi="Times New Roman" w:cs="Times New Roman"/>
          <w:b/>
        </w:rPr>
        <w:t>Fourth</w:t>
      </w:r>
      <w:r w:rsidR="00DF2380">
        <w:rPr>
          <w:rFonts w:ascii="Times New Roman" w:hAnsi="Times New Roman" w:cs="Times New Roman"/>
          <w:b/>
        </w:rPr>
        <w:t xml:space="preserve"> module</w:t>
      </w:r>
      <w:r w:rsidR="00FA7DBB" w:rsidRPr="00DF2380">
        <w:rPr>
          <w:rFonts w:ascii="Times New Roman" w:hAnsi="Times New Roman" w:cs="Times New Roman"/>
          <w:b/>
        </w:rPr>
        <w:t>:</w:t>
      </w:r>
      <w:r w:rsidR="00C004ED">
        <w:rPr>
          <w:rFonts w:ascii="Times New Roman" w:hAnsi="Times New Roman" w:cs="Times New Roman"/>
          <w:b/>
        </w:rPr>
        <w:t xml:space="preserve"> Lenders we work with</w:t>
      </w:r>
    </w:p>
    <w:p w14:paraId="5EA8AFA7" w14:textId="6AE2C9E1" w:rsidR="00DF2380" w:rsidRDefault="00C004ED" w:rsidP="00C004ED">
      <w:pPr>
        <w:pStyle w:val="ListParagraph"/>
        <w:widowControl w:val="0"/>
        <w:numPr>
          <w:ilvl w:val="1"/>
          <w:numId w:val="1"/>
        </w:numPr>
        <w:autoSpaceDE w:val="0"/>
        <w:autoSpaceDN w:val="0"/>
        <w:adjustRightInd w:val="0"/>
        <w:rPr>
          <w:rFonts w:ascii="Times New Roman" w:hAnsi="Times New Roman" w:cs="Times New Roman"/>
        </w:rPr>
      </w:pPr>
      <w:r w:rsidRPr="00C004ED">
        <w:rPr>
          <w:rFonts w:ascii="Times New Roman" w:hAnsi="Times New Roman" w:cs="Times New Roman"/>
          <w:b/>
        </w:rPr>
        <w:t>Header:</w:t>
      </w:r>
      <w:r>
        <w:rPr>
          <w:rFonts w:ascii="Times New Roman" w:hAnsi="Times New Roman" w:cs="Times New Roman"/>
        </w:rPr>
        <w:t xml:space="preserve"> </w:t>
      </w:r>
      <w:r w:rsidR="00F367A2">
        <w:rPr>
          <w:rFonts w:ascii="Times New Roman" w:hAnsi="Times New Roman" w:cs="Times New Roman"/>
        </w:rPr>
        <w:t>Lenders we work with include:</w:t>
      </w:r>
    </w:p>
    <w:p w14:paraId="5E332A99" w14:textId="77777777" w:rsidR="00C004ED" w:rsidRDefault="00C004ED" w:rsidP="00C004ED">
      <w:pPr>
        <w:pStyle w:val="ListParagraph"/>
        <w:widowControl w:val="0"/>
        <w:numPr>
          <w:ilvl w:val="1"/>
          <w:numId w:val="1"/>
        </w:numPr>
        <w:autoSpaceDE w:val="0"/>
        <w:autoSpaceDN w:val="0"/>
        <w:adjustRightInd w:val="0"/>
        <w:rPr>
          <w:rFonts w:ascii="Times New Roman" w:hAnsi="Times New Roman" w:cs="Times New Roman"/>
        </w:rPr>
      </w:pPr>
      <w:r w:rsidRPr="00C004ED">
        <w:rPr>
          <w:rFonts w:ascii="Times New Roman" w:hAnsi="Times New Roman" w:cs="Times New Roman"/>
          <w:b/>
        </w:rPr>
        <w:t>Module:</w:t>
      </w:r>
      <w:r>
        <w:rPr>
          <w:rFonts w:ascii="Times New Roman" w:hAnsi="Times New Roman" w:cs="Times New Roman"/>
        </w:rPr>
        <w:t xml:space="preserve"> Scroll through lender logos (provided to Dan)</w:t>
      </w:r>
    </w:p>
    <w:p w14:paraId="6868FCF6" w14:textId="6BF60ED0" w:rsidR="00C004ED" w:rsidRPr="00C004ED" w:rsidRDefault="00C004ED" w:rsidP="00C004ED">
      <w:pPr>
        <w:widowControl w:val="0"/>
        <w:autoSpaceDE w:val="0"/>
        <w:autoSpaceDN w:val="0"/>
        <w:adjustRightInd w:val="0"/>
        <w:rPr>
          <w:rFonts w:ascii="Times New Roman" w:hAnsi="Times New Roman" w:cs="Times New Roman"/>
        </w:rPr>
      </w:pPr>
      <w:r w:rsidRPr="00C004ED">
        <w:rPr>
          <w:rFonts w:ascii="Times New Roman" w:hAnsi="Times New Roman" w:cs="Times New Roman"/>
        </w:rPr>
        <w:t xml:space="preserve"> </w:t>
      </w:r>
    </w:p>
    <w:p w14:paraId="038D967D" w14:textId="2C76A5BF" w:rsidR="00483603" w:rsidRDefault="00CF2BF2" w:rsidP="00C004ED">
      <w:pPr>
        <w:pStyle w:val="ListParagraph"/>
        <w:widowControl w:val="0"/>
        <w:numPr>
          <w:ilvl w:val="0"/>
          <w:numId w:val="1"/>
        </w:numPr>
        <w:autoSpaceDE w:val="0"/>
        <w:autoSpaceDN w:val="0"/>
        <w:adjustRightInd w:val="0"/>
        <w:rPr>
          <w:rFonts w:ascii="Times New Roman" w:hAnsi="Times New Roman" w:cs="Times New Roman"/>
          <w:b/>
        </w:rPr>
      </w:pPr>
      <w:r>
        <w:rPr>
          <w:rFonts w:ascii="Times New Roman" w:hAnsi="Times New Roman" w:cs="Times New Roman"/>
          <w:b/>
        </w:rPr>
        <w:t xml:space="preserve">Fifth </w:t>
      </w:r>
      <w:r w:rsidR="00C004ED" w:rsidRPr="00C004ED">
        <w:rPr>
          <w:rFonts w:ascii="Times New Roman" w:hAnsi="Times New Roman" w:cs="Times New Roman"/>
          <w:b/>
        </w:rPr>
        <w:t xml:space="preserve">module: </w:t>
      </w:r>
      <w:r w:rsidR="00483603" w:rsidRPr="00C004ED">
        <w:rPr>
          <w:rFonts w:ascii="Times New Roman" w:hAnsi="Times New Roman" w:cs="Times New Roman"/>
          <w:b/>
        </w:rPr>
        <w:t>News / Reviews</w:t>
      </w:r>
    </w:p>
    <w:p w14:paraId="4F37FC3D" w14:textId="31EF8E15" w:rsidR="00F367A2" w:rsidRPr="00F367A2" w:rsidRDefault="00F367A2" w:rsidP="00C004ED">
      <w:pPr>
        <w:pStyle w:val="ListParagraph"/>
        <w:widowControl w:val="0"/>
        <w:numPr>
          <w:ilvl w:val="1"/>
          <w:numId w:val="1"/>
        </w:numPr>
        <w:autoSpaceDE w:val="0"/>
        <w:autoSpaceDN w:val="0"/>
        <w:adjustRightInd w:val="0"/>
        <w:rPr>
          <w:rFonts w:ascii="Times New Roman" w:hAnsi="Times New Roman" w:cs="Times New Roman"/>
          <w:b/>
          <w:i/>
        </w:rPr>
      </w:pPr>
      <w:r w:rsidRPr="00F367A2">
        <w:rPr>
          <w:rFonts w:ascii="Times New Roman" w:hAnsi="Times New Roman" w:cs="Times New Roman"/>
          <w:i/>
        </w:rPr>
        <w:t xml:space="preserve">This </w:t>
      </w:r>
      <w:r>
        <w:rPr>
          <w:rFonts w:ascii="Times New Roman" w:hAnsi="Times New Roman" w:cs="Times New Roman"/>
          <w:i/>
        </w:rPr>
        <w:t>section will initially have testimonials, but will eventually be expanded to also include press.</w:t>
      </w:r>
    </w:p>
    <w:p w14:paraId="3EB84D99" w14:textId="4651807C" w:rsidR="00C004ED" w:rsidRPr="00F367A2" w:rsidRDefault="00C004ED" w:rsidP="00C004ED">
      <w:pPr>
        <w:pStyle w:val="ListParagraph"/>
        <w:widowControl w:val="0"/>
        <w:numPr>
          <w:ilvl w:val="1"/>
          <w:numId w:val="1"/>
        </w:numPr>
        <w:autoSpaceDE w:val="0"/>
        <w:autoSpaceDN w:val="0"/>
        <w:adjustRightInd w:val="0"/>
        <w:rPr>
          <w:rFonts w:ascii="Times New Roman" w:hAnsi="Times New Roman" w:cs="Times New Roman"/>
          <w:b/>
        </w:rPr>
      </w:pPr>
      <w:r w:rsidRPr="00F367A2">
        <w:rPr>
          <w:rFonts w:ascii="Times New Roman" w:hAnsi="Times New Roman" w:cs="Times New Roman"/>
          <w:b/>
        </w:rPr>
        <w:t>Header:</w:t>
      </w:r>
      <w:r>
        <w:rPr>
          <w:rFonts w:ascii="Times New Roman" w:hAnsi="Times New Roman" w:cs="Times New Roman"/>
        </w:rPr>
        <w:t xml:space="preserve"> But don’t take our word for it</w:t>
      </w:r>
      <w:r w:rsidR="00895668">
        <w:rPr>
          <w:rFonts w:ascii="Times New Roman" w:hAnsi="Times New Roman" w:cs="Times New Roman"/>
        </w:rPr>
        <w:t>…</w:t>
      </w:r>
    </w:p>
    <w:p w14:paraId="00EB96DF" w14:textId="58C22B22" w:rsidR="00F367A2" w:rsidRPr="00F367A2" w:rsidRDefault="00F367A2" w:rsidP="00C004ED">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b/>
        </w:rPr>
        <w:t xml:space="preserve">Module: </w:t>
      </w:r>
      <w:r>
        <w:rPr>
          <w:rFonts w:ascii="Times New Roman" w:hAnsi="Times New Roman" w:cs="Times New Roman"/>
        </w:rPr>
        <w:t>Scroll through 5 testimonials</w:t>
      </w:r>
    </w:p>
    <w:p w14:paraId="46E1B0CD" w14:textId="1AB20B83" w:rsidR="00F367A2" w:rsidRDefault="00F367A2" w:rsidP="00F367A2">
      <w:pPr>
        <w:pStyle w:val="ListParagraph"/>
        <w:widowControl w:val="0"/>
        <w:numPr>
          <w:ilvl w:val="2"/>
          <w:numId w:val="1"/>
        </w:numPr>
        <w:autoSpaceDE w:val="0"/>
        <w:autoSpaceDN w:val="0"/>
        <w:adjustRightInd w:val="0"/>
        <w:rPr>
          <w:rFonts w:ascii="Times New Roman" w:hAnsi="Times New Roman" w:cs="Times New Roman"/>
        </w:rPr>
      </w:pPr>
      <w:r>
        <w:rPr>
          <w:rFonts w:ascii="Times New Roman" w:hAnsi="Times New Roman" w:cs="Times New Roman"/>
        </w:rPr>
        <w:t>You made</w:t>
      </w:r>
      <w:r w:rsidRPr="00F367A2">
        <w:rPr>
          <w:rFonts w:ascii="Times New Roman" w:hAnsi="Times New Roman" w:cs="Times New Roman"/>
        </w:rPr>
        <w:t xml:space="preserve"> our seemingly imp</w:t>
      </w:r>
      <w:r>
        <w:rPr>
          <w:rFonts w:ascii="Times New Roman" w:hAnsi="Times New Roman" w:cs="Times New Roman"/>
        </w:rPr>
        <w:t>ossible task of closing on time</w:t>
      </w:r>
      <w:r w:rsidRPr="00F367A2">
        <w:rPr>
          <w:rFonts w:ascii="Times New Roman" w:hAnsi="Times New Roman" w:cs="Times New Roman"/>
        </w:rPr>
        <w:t xml:space="preserve"> go very smoothly. </w:t>
      </w:r>
      <w:r>
        <w:rPr>
          <w:rFonts w:ascii="Times New Roman" w:hAnsi="Times New Roman" w:cs="Times New Roman"/>
        </w:rPr>
        <w:t>-</w:t>
      </w:r>
      <w:proofErr w:type="spellStart"/>
      <w:r>
        <w:rPr>
          <w:rFonts w:ascii="Times New Roman" w:hAnsi="Times New Roman" w:cs="Times New Roman"/>
        </w:rPr>
        <w:t>S</w:t>
      </w:r>
      <w:r w:rsidRPr="00F367A2">
        <w:rPr>
          <w:rFonts w:ascii="Times New Roman" w:hAnsi="Times New Roman" w:cs="Times New Roman"/>
        </w:rPr>
        <w:t>angeeta</w:t>
      </w:r>
      <w:proofErr w:type="spellEnd"/>
    </w:p>
    <w:p w14:paraId="3802B31A" w14:textId="24309CCE" w:rsidR="00F367A2" w:rsidRDefault="00F367A2" w:rsidP="00F367A2">
      <w:pPr>
        <w:pStyle w:val="ListParagraph"/>
        <w:widowControl w:val="0"/>
        <w:numPr>
          <w:ilvl w:val="2"/>
          <w:numId w:val="1"/>
        </w:numPr>
        <w:autoSpaceDE w:val="0"/>
        <w:autoSpaceDN w:val="0"/>
        <w:adjustRightInd w:val="0"/>
        <w:rPr>
          <w:rFonts w:ascii="Times New Roman" w:hAnsi="Times New Roman" w:cs="Times New Roman"/>
        </w:rPr>
      </w:pPr>
      <w:r w:rsidRPr="00F367A2">
        <w:rPr>
          <w:rFonts w:ascii="Times New Roman" w:hAnsi="Times New Roman" w:cs="Times New Roman"/>
        </w:rPr>
        <w:t>You have set the benchmark, not just for customer service but unrivaled value and honesty.</w:t>
      </w:r>
      <w:r>
        <w:rPr>
          <w:rFonts w:ascii="Times New Roman" w:hAnsi="Times New Roman" w:cs="Times New Roman"/>
        </w:rPr>
        <w:t xml:space="preserve"> -</w:t>
      </w:r>
      <w:r w:rsidRPr="00F367A2">
        <w:rPr>
          <w:rFonts w:ascii="Times New Roman" w:hAnsi="Times New Roman" w:cs="Times New Roman"/>
        </w:rPr>
        <w:t>Robert</w:t>
      </w:r>
    </w:p>
    <w:p w14:paraId="6A5646F8" w14:textId="4DCA6F3B" w:rsidR="00F367A2" w:rsidRPr="00F367A2" w:rsidRDefault="00F367A2" w:rsidP="00F367A2">
      <w:pPr>
        <w:pStyle w:val="ListParagraph"/>
        <w:widowControl w:val="0"/>
        <w:numPr>
          <w:ilvl w:val="2"/>
          <w:numId w:val="1"/>
        </w:numPr>
        <w:autoSpaceDE w:val="0"/>
        <w:autoSpaceDN w:val="0"/>
        <w:adjustRightInd w:val="0"/>
        <w:rPr>
          <w:rFonts w:ascii="Times New Roman" w:hAnsi="Times New Roman" w:cs="Times New Roman"/>
        </w:rPr>
      </w:pPr>
      <w:r w:rsidRPr="00F367A2">
        <w:rPr>
          <w:rFonts w:ascii="Times New Roman" w:hAnsi="Times New Roman" w:cs="Times New Roman"/>
        </w:rPr>
        <w:t>My real estate agent tr</w:t>
      </w:r>
      <w:r w:rsidR="006D568A">
        <w:rPr>
          <w:rFonts w:ascii="Times New Roman" w:hAnsi="Times New Roman" w:cs="Times New Roman"/>
        </w:rPr>
        <w:t xml:space="preserve">ied to sway me to a local bank. </w:t>
      </w:r>
      <w:r w:rsidRPr="00F367A2">
        <w:rPr>
          <w:rFonts w:ascii="Times New Roman" w:hAnsi="Times New Roman" w:cs="Times New Roman"/>
        </w:rPr>
        <w:t xml:space="preserve">Well, that wasn't </w:t>
      </w:r>
      <w:r w:rsidRPr="00F367A2">
        <w:rPr>
          <w:rFonts w:ascii="Times New Roman" w:hAnsi="Times New Roman" w:cs="Times New Roman"/>
        </w:rPr>
        <w:lastRenderedPageBreak/>
        <w:t>needed, and it would have cost me a ton of money</w:t>
      </w:r>
      <w:r>
        <w:rPr>
          <w:rFonts w:ascii="Times New Roman" w:hAnsi="Times New Roman" w:cs="Times New Roman"/>
        </w:rPr>
        <w:t xml:space="preserve">. </w:t>
      </w:r>
      <w:r w:rsidRPr="00F367A2">
        <w:rPr>
          <w:rFonts w:ascii="Times New Roman" w:hAnsi="Times New Roman" w:cs="Times New Roman"/>
        </w:rPr>
        <w:t>-Mary</w:t>
      </w:r>
    </w:p>
    <w:p w14:paraId="65C6A69F" w14:textId="6A1A10DC" w:rsidR="00F367A2" w:rsidRPr="00F367A2" w:rsidRDefault="00F367A2" w:rsidP="00F367A2">
      <w:pPr>
        <w:pStyle w:val="ListParagraph"/>
        <w:widowControl w:val="0"/>
        <w:numPr>
          <w:ilvl w:val="2"/>
          <w:numId w:val="1"/>
        </w:numPr>
        <w:autoSpaceDE w:val="0"/>
        <w:autoSpaceDN w:val="0"/>
        <w:adjustRightInd w:val="0"/>
        <w:rPr>
          <w:rFonts w:ascii="Times New Roman" w:hAnsi="Times New Roman" w:cs="Times New Roman"/>
        </w:rPr>
      </w:pPr>
      <w:r>
        <w:rPr>
          <w:rFonts w:ascii="Times New Roman" w:hAnsi="Times New Roman" w:cs="Times New Roman"/>
        </w:rPr>
        <w:t>E</w:t>
      </w:r>
      <w:r w:rsidRPr="00F367A2">
        <w:rPr>
          <w:rFonts w:ascii="Times New Roman" w:hAnsi="Times New Roman" w:cs="Times New Roman"/>
        </w:rPr>
        <w:t xml:space="preserve">xtremely competitive rates and fees drew us to </w:t>
      </w:r>
      <w:proofErr w:type="spellStart"/>
      <w:r>
        <w:rPr>
          <w:rFonts w:ascii="Times New Roman" w:hAnsi="Times New Roman" w:cs="Times New Roman"/>
        </w:rPr>
        <w:t>Sindeo</w:t>
      </w:r>
      <w:proofErr w:type="spellEnd"/>
      <w:r>
        <w:rPr>
          <w:rFonts w:ascii="Times New Roman" w:hAnsi="Times New Roman" w:cs="Times New Roman"/>
        </w:rPr>
        <w:t>,</w:t>
      </w:r>
      <w:r w:rsidRPr="00F367A2">
        <w:rPr>
          <w:rFonts w:ascii="Times New Roman" w:hAnsi="Times New Roman" w:cs="Times New Roman"/>
        </w:rPr>
        <w:t xml:space="preserve"> honest professionalism kept us. </w:t>
      </w:r>
      <w:r>
        <w:rPr>
          <w:rFonts w:ascii="Times New Roman" w:hAnsi="Times New Roman" w:cs="Times New Roman"/>
        </w:rPr>
        <w:t>-</w:t>
      </w:r>
      <w:r w:rsidRPr="00F367A2">
        <w:rPr>
          <w:rFonts w:ascii="Times New Roman" w:hAnsi="Times New Roman" w:cs="Times New Roman"/>
        </w:rPr>
        <w:t>Joel </w:t>
      </w:r>
    </w:p>
    <w:p w14:paraId="1E511593" w14:textId="0505AD61" w:rsidR="00F367A2" w:rsidRPr="00F367A2" w:rsidRDefault="00F367A2" w:rsidP="00F367A2">
      <w:pPr>
        <w:pStyle w:val="ListParagraph"/>
        <w:widowControl w:val="0"/>
        <w:numPr>
          <w:ilvl w:val="2"/>
          <w:numId w:val="1"/>
        </w:numPr>
        <w:autoSpaceDE w:val="0"/>
        <w:autoSpaceDN w:val="0"/>
        <w:adjustRightInd w:val="0"/>
        <w:rPr>
          <w:rFonts w:ascii="Times New Roman" w:hAnsi="Times New Roman" w:cs="Times New Roman"/>
        </w:rPr>
      </w:pPr>
      <w:r w:rsidRPr="00F367A2">
        <w:rPr>
          <w:rFonts w:ascii="Times New Roman" w:hAnsi="Times New Roman" w:cs="Times New Roman"/>
        </w:rPr>
        <w:t>From paperwork to people you have it covered. I appreciate the dedication of your staff.</w:t>
      </w:r>
      <w:r>
        <w:rPr>
          <w:rFonts w:ascii="Times New Roman" w:hAnsi="Times New Roman" w:cs="Times New Roman"/>
        </w:rPr>
        <w:t xml:space="preserve"> -</w:t>
      </w:r>
      <w:r w:rsidRPr="00F367A2">
        <w:rPr>
          <w:rFonts w:ascii="Times New Roman" w:hAnsi="Times New Roman" w:cs="Times New Roman"/>
        </w:rPr>
        <w:t>Peter</w:t>
      </w:r>
    </w:p>
    <w:p w14:paraId="6DF61C3C" w14:textId="5EC15026" w:rsidR="00F367A2" w:rsidRDefault="00F367A2" w:rsidP="00C004ED">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b/>
        </w:rPr>
        <w:t>Reference</w:t>
      </w:r>
      <w:r w:rsidR="00CF2BF2">
        <w:rPr>
          <w:rFonts w:ascii="Times New Roman" w:hAnsi="Times New Roman" w:cs="Times New Roman"/>
          <w:b/>
        </w:rPr>
        <w:t>s</w:t>
      </w:r>
      <w:r>
        <w:rPr>
          <w:rFonts w:ascii="Times New Roman" w:hAnsi="Times New Roman" w:cs="Times New Roman"/>
          <w:b/>
        </w:rPr>
        <w:t>:</w:t>
      </w:r>
    </w:p>
    <w:p w14:paraId="727B88CA" w14:textId="715070D2" w:rsidR="00F367A2" w:rsidRDefault="00473447" w:rsidP="00F367A2">
      <w:pPr>
        <w:widowControl w:val="0"/>
        <w:autoSpaceDE w:val="0"/>
        <w:autoSpaceDN w:val="0"/>
        <w:adjustRightInd w:val="0"/>
        <w:rPr>
          <w:rFonts w:ascii="Times New Roman" w:hAnsi="Times New Roman" w:cs="Times New Roman"/>
          <w:b/>
        </w:rPr>
      </w:pPr>
      <w:r>
        <w:rPr>
          <w:rFonts w:ascii="Times New Roman" w:hAnsi="Times New Roman" w:cs="Times New Roman"/>
          <w:b/>
          <w:noProof/>
        </w:rPr>
        <w:drawing>
          <wp:inline distT="0" distB="0" distL="0" distR="0" wp14:anchorId="148B9B90" wp14:editId="0916B12A">
            <wp:extent cx="5485174" cy="1691341"/>
            <wp:effectExtent l="0" t="0" r="1270" b="1079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486400" cy="1691719"/>
                    </a:xfrm>
                    <a:prstGeom prst="rect">
                      <a:avLst/>
                    </a:prstGeom>
                    <a:noFill/>
                    <a:ln>
                      <a:noFill/>
                    </a:ln>
                    <a:extLst>
                      <a:ext uri="{53640926-AAD7-44D8-BBD7-CCE9431645EC}">
                        <a14:shadowObscured xmlns:a14="http://schemas.microsoft.com/office/drawing/2010/main"/>
                      </a:ext>
                    </a:extLst>
                  </pic:spPr>
                </pic:pic>
              </a:graphicData>
            </a:graphic>
          </wp:inline>
        </w:drawing>
      </w:r>
    </w:p>
    <w:p w14:paraId="4B55A56B" w14:textId="72267CEB" w:rsidR="006D568A" w:rsidRDefault="00211AC2" w:rsidP="00F367A2">
      <w:pPr>
        <w:widowControl w:val="0"/>
        <w:autoSpaceDE w:val="0"/>
        <w:autoSpaceDN w:val="0"/>
        <w:adjustRightInd w:val="0"/>
        <w:rPr>
          <w:rFonts w:ascii="Times New Roman" w:hAnsi="Times New Roman" w:cs="Times New Roman"/>
        </w:rPr>
      </w:pPr>
      <w:ins w:id="293" w:author="Betsy Chapman" w:date="2013-11-07T15:17:00Z">
        <w:r>
          <w:rPr>
            <w:rFonts w:ascii="Times New Roman" w:hAnsi="Times New Roman" w:cs="Times New Roman"/>
          </w:rPr>
          <w:fldChar w:fldCharType="begin"/>
        </w:r>
        <w:r>
          <w:rPr>
            <w:rFonts w:ascii="Times New Roman" w:hAnsi="Times New Roman" w:cs="Times New Roman"/>
          </w:rPr>
          <w:instrText xml:space="preserve"> HYPERLINK "http://</w:instrText>
        </w:r>
      </w:ins>
      <w:r w:rsidRPr="00211AC2">
        <w:rPr>
          <w:rFonts w:ascii="Times New Roman" w:hAnsi="Times New Roman" w:cs="Times New Roman"/>
          <w:rPrChange w:id="294" w:author="Betsy Chapman" w:date="2013-11-07T15:17:00Z">
            <w:rPr>
              <w:rStyle w:val="Hyperlink"/>
              <w:rFonts w:ascii="Times New Roman" w:hAnsi="Times New Roman" w:cs="Times New Roman"/>
            </w:rPr>
          </w:rPrChange>
        </w:rPr>
        <w:instrText>www.</w:instrText>
      </w:r>
      <w:ins w:id="295" w:author="Betsy Chapman" w:date="2013-11-07T14:59:00Z">
        <w:r w:rsidRPr="00211AC2">
          <w:rPr>
            <w:rFonts w:ascii="Times New Roman" w:hAnsi="Times New Roman" w:cs="Times New Roman"/>
            <w:rPrChange w:id="296" w:author="Betsy Chapman" w:date="2013-11-07T15:17:00Z">
              <w:rPr>
                <w:rStyle w:val="Hyperlink"/>
                <w:rFonts w:ascii="Times New Roman" w:hAnsi="Times New Roman" w:cs="Times New Roman"/>
              </w:rPr>
            </w:rPrChange>
          </w:rPr>
          <w:instrText>learnvest</w:instrText>
        </w:r>
      </w:ins>
      <w:r w:rsidRPr="00211AC2">
        <w:rPr>
          <w:rFonts w:ascii="Times New Roman" w:hAnsi="Times New Roman" w:cs="Times New Roman"/>
          <w:rPrChange w:id="297" w:author="Betsy Chapman" w:date="2013-11-07T15:17:00Z">
            <w:rPr>
              <w:rStyle w:val="Hyperlink"/>
              <w:rFonts w:ascii="Times New Roman" w:hAnsi="Times New Roman" w:cs="Times New Roman"/>
            </w:rPr>
          </w:rPrChange>
        </w:rPr>
        <w:instrText>.com</w:instrText>
      </w:r>
      <w:ins w:id="298" w:author="Betsy Chapman" w:date="2013-11-07T15:17:00Z">
        <w:r>
          <w:rPr>
            <w:rFonts w:ascii="Times New Roman" w:hAnsi="Times New Roman" w:cs="Times New Roman"/>
          </w:rPr>
          <w:instrText xml:space="preserve">" </w:instrText>
        </w:r>
        <w:r>
          <w:rPr>
            <w:rFonts w:ascii="Times New Roman" w:hAnsi="Times New Roman" w:cs="Times New Roman"/>
          </w:rPr>
          <w:fldChar w:fldCharType="separate"/>
        </w:r>
      </w:ins>
      <w:r w:rsidRPr="00211AC2">
        <w:rPr>
          <w:rStyle w:val="Hyperlink"/>
          <w:rFonts w:ascii="Times New Roman" w:hAnsi="Times New Roman" w:cs="Times New Roman"/>
        </w:rPr>
        <w:t>www.</w:t>
      </w:r>
      <w:ins w:id="299" w:author="Betsy Chapman" w:date="2013-11-07T14:59:00Z">
        <w:r w:rsidRPr="00775517">
          <w:rPr>
            <w:rStyle w:val="Hyperlink"/>
            <w:rFonts w:ascii="Times New Roman" w:hAnsi="Times New Roman" w:cs="Times New Roman"/>
          </w:rPr>
          <w:t>learnvest</w:t>
        </w:r>
      </w:ins>
      <w:del w:id="300" w:author="Betsy Chapman" w:date="2013-11-07T14:59:00Z">
        <w:r w:rsidRPr="00775517" w:rsidDel="00C64858">
          <w:rPr>
            <w:rStyle w:val="Hyperlink"/>
            <w:rFonts w:ascii="Times New Roman" w:hAnsi="Times New Roman" w:cs="Times New Roman"/>
          </w:rPr>
          <w:delText>doorsteps</w:delText>
        </w:r>
      </w:del>
      <w:r w:rsidRPr="009D589A">
        <w:rPr>
          <w:rStyle w:val="Hyperlink"/>
          <w:rFonts w:ascii="Times New Roman" w:hAnsi="Times New Roman" w:cs="Times New Roman"/>
          <w:rPrChange w:id="301" w:author="Betsy Chapman" w:date="2013-11-07T15:17:00Z">
            <w:rPr>
              <w:rStyle w:val="Hyperlink"/>
              <w:rFonts w:ascii="Times New Roman" w:hAnsi="Times New Roman" w:cs="Times New Roman"/>
            </w:rPr>
          </w:rPrChange>
        </w:rPr>
        <w:t>.com</w:t>
      </w:r>
      <w:ins w:id="302" w:author="Betsy Chapman" w:date="2013-11-07T15:17:00Z">
        <w:r>
          <w:rPr>
            <w:rFonts w:ascii="Times New Roman" w:hAnsi="Times New Roman" w:cs="Times New Roman"/>
          </w:rPr>
          <w:fldChar w:fldCharType="end"/>
        </w:r>
      </w:ins>
      <w:r w:rsidR="000E4DCB">
        <w:rPr>
          <w:rFonts w:ascii="Times New Roman" w:hAnsi="Times New Roman" w:cs="Times New Roman"/>
        </w:rPr>
        <w:t xml:space="preserve"> </w:t>
      </w:r>
    </w:p>
    <w:p w14:paraId="16EEF16E" w14:textId="77777777" w:rsidR="00473447" w:rsidRDefault="00473447" w:rsidP="00F367A2">
      <w:pPr>
        <w:widowControl w:val="0"/>
        <w:autoSpaceDE w:val="0"/>
        <w:autoSpaceDN w:val="0"/>
        <w:adjustRightInd w:val="0"/>
        <w:rPr>
          <w:rFonts w:ascii="Times New Roman" w:hAnsi="Times New Roman" w:cs="Times New Roman"/>
        </w:rPr>
      </w:pPr>
    </w:p>
    <w:p w14:paraId="3746A2D8" w14:textId="3B35F5F7" w:rsidR="006D568A" w:rsidRDefault="006D568A" w:rsidP="00F367A2">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7358B68F" wp14:editId="1ACF8623">
            <wp:extent cx="5486400" cy="8688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486400" cy="868861"/>
                    </a:xfrm>
                    <a:prstGeom prst="rect">
                      <a:avLst/>
                    </a:prstGeom>
                    <a:noFill/>
                    <a:ln>
                      <a:noFill/>
                    </a:ln>
                  </pic:spPr>
                </pic:pic>
              </a:graphicData>
            </a:graphic>
          </wp:inline>
        </w:drawing>
      </w:r>
    </w:p>
    <w:p w14:paraId="2659B0AD" w14:textId="12AEE02C" w:rsidR="006D568A" w:rsidRDefault="0075367B" w:rsidP="00F367A2">
      <w:pPr>
        <w:widowControl w:val="0"/>
        <w:autoSpaceDE w:val="0"/>
        <w:autoSpaceDN w:val="0"/>
        <w:adjustRightInd w:val="0"/>
        <w:rPr>
          <w:rFonts w:ascii="Times New Roman" w:hAnsi="Times New Roman" w:cs="Times New Roman"/>
        </w:rPr>
      </w:pPr>
      <w:hyperlink r:id="rId22" w:history="1">
        <w:r w:rsidR="00473447" w:rsidRPr="00603545">
          <w:rPr>
            <w:rStyle w:val="Hyperlink"/>
            <w:rFonts w:ascii="Times New Roman" w:hAnsi="Times New Roman" w:cs="Times New Roman"/>
          </w:rPr>
          <w:t>www.moneypark.com</w:t>
        </w:r>
      </w:hyperlink>
    </w:p>
    <w:p w14:paraId="2BD03A9C" w14:textId="77777777" w:rsidR="00473447" w:rsidRDefault="00473447" w:rsidP="00F367A2">
      <w:pPr>
        <w:widowControl w:val="0"/>
        <w:autoSpaceDE w:val="0"/>
        <w:autoSpaceDN w:val="0"/>
        <w:adjustRightInd w:val="0"/>
        <w:rPr>
          <w:rFonts w:ascii="Times New Roman" w:hAnsi="Times New Roman" w:cs="Times New Roman"/>
        </w:rPr>
      </w:pPr>
    </w:p>
    <w:p w14:paraId="390E7075" w14:textId="77777777" w:rsidR="00FB7A3A" w:rsidRDefault="00FB7A3A">
      <w:pPr>
        <w:rPr>
          <w:rFonts w:ascii="Times New Roman" w:hAnsi="Times New Roman" w:cs="Times New Roman"/>
        </w:rPr>
      </w:pPr>
    </w:p>
    <w:p w14:paraId="79FCFF4F" w14:textId="79DB6C7C" w:rsidR="00FB7A3A" w:rsidRDefault="00FB7A3A">
      <w:pPr>
        <w:rPr>
          <w:rFonts w:ascii="Times New Roman" w:hAnsi="Times New Roman" w:cs="Times New Roman"/>
        </w:rPr>
      </w:pPr>
      <w:r>
        <w:rPr>
          <w:rFonts w:ascii="Times New Roman" w:hAnsi="Times New Roman" w:cs="Times New Roman"/>
        </w:rPr>
        <w:br w:type="page"/>
      </w:r>
    </w:p>
    <w:p w14:paraId="0EC17801" w14:textId="5BE6D816" w:rsidR="00FB7A3A" w:rsidRPr="00FB7A3A" w:rsidRDefault="0080343A">
      <w:pPr>
        <w:rPr>
          <w:rFonts w:ascii="Times New Roman" w:hAnsi="Times New Roman" w:cs="Times New Roman"/>
          <w:b/>
          <w:u w:val="single"/>
        </w:rPr>
      </w:pPr>
      <w:r>
        <w:rPr>
          <w:rFonts w:ascii="Times New Roman" w:hAnsi="Times New Roman" w:cs="Times New Roman"/>
          <w:b/>
          <w:u w:val="single"/>
        </w:rPr>
        <w:lastRenderedPageBreak/>
        <w:t xml:space="preserve">Menu Option </w:t>
      </w:r>
      <w:r w:rsidR="0018799F">
        <w:rPr>
          <w:rFonts w:ascii="Times New Roman" w:hAnsi="Times New Roman" w:cs="Times New Roman"/>
          <w:b/>
          <w:u w:val="single"/>
        </w:rPr>
        <w:t>1</w:t>
      </w:r>
      <w:r>
        <w:rPr>
          <w:rFonts w:ascii="Times New Roman" w:hAnsi="Times New Roman" w:cs="Times New Roman"/>
          <w:b/>
          <w:u w:val="single"/>
        </w:rPr>
        <w:t xml:space="preserve"> – </w:t>
      </w:r>
      <w:del w:id="303" w:author="Ori Y Zohar" w:date="2013-11-07T10:30:00Z">
        <w:r w:rsidDel="00012324">
          <w:rPr>
            <w:rFonts w:ascii="Times New Roman" w:hAnsi="Times New Roman" w:cs="Times New Roman"/>
            <w:b/>
            <w:u w:val="single"/>
          </w:rPr>
          <w:delText>Resource Center</w:delText>
        </w:r>
      </w:del>
      <w:ins w:id="304" w:author="Ori Y Zohar" w:date="2013-11-07T10:30:00Z">
        <w:r w:rsidR="00012324">
          <w:rPr>
            <w:rFonts w:ascii="Times New Roman" w:hAnsi="Times New Roman" w:cs="Times New Roman"/>
            <w:b/>
            <w:u w:val="single"/>
          </w:rPr>
          <w:t>Learn</w:t>
        </w:r>
      </w:ins>
    </w:p>
    <w:p w14:paraId="48BB6BBA" w14:textId="77777777" w:rsidR="00FB7A3A" w:rsidRDefault="00FB7A3A">
      <w:pPr>
        <w:rPr>
          <w:rFonts w:ascii="Times New Roman" w:hAnsi="Times New Roman" w:cs="Times New Roman"/>
        </w:rPr>
      </w:pPr>
    </w:p>
    <w:p w14:paraId="16B93F8C" w14:textId="14341B10" w:rsidR="00E91546" w:rsidRPr="00C22A35" w:rsidRDefault="00E91546" w:rsidP="00E91546">
      <w:pPr>
        <w:pStyle w:val="ListParagraph"/>
        <w:numPr>
          <w:ilvl w:val="0"/>
          <w:numId w:val="1"/>
        </w:numPr>
        <w:rPr>
          <w:rFonts w:ascii="Times New Roman" w:hAnsi="Times New Roman" w:cs="Times New Roman"/>
          <w:b/>
        </w:rPr>
      </w:pPr>
      <w:r>
        <w:rPr>
          <w:rFonts w:ascii="Times New Roman" w:hAnsi="Times New Roman" w:cs="Times New Roman"/>
          <w:i/>
        </w:rPr>
        <w:t xml:space="preserve">The </w:t>
      </w:r>
      <w:del w:id="305" w:author="Ori Y Zohar" w:date="2013-11-07T10:30:00Z">
        <w:r w:rsidDel="00012324">
          <w:rPr>
            <w:rFonts w:ascii="Times New Roman" w:hAnsi="Times New Roman" w:cs="Times New Roman"/>
            <w:i/>
          </w:rPr>
          <w:delText>Resource Center</w:delText>
        </w:r>
      </w:del>
      <w:ins w:id="306" w:author="Ori Y Zohar" w:date="2013-11-07T10:30:00Z">
        <w:r w:rsidR="00012324">
          <w:rPr>
            <w:rFonts w:ascii="Times New Roman" w:hAnsi="Times New Roman" w:cs="Times New Roman"/>
            <w:i/>
          </w:rPr>
          <w:t>Learn</w:t>
        </w:r>
      </w:ins>
      <w:r>
        <w:rPr>
          <w:rFonts w:ascii="Times New Roman" w:hAnsi="Times New Roman" w:cs="Times New Roman"/>
          <w:i/>
        </w:rPr>
        <w:t xml:space="preserve"> section should have a horizontal line of links</w:t>
      </w:r>
      <w:r w:rsidRPr="00C22A35">
        <w:rPr>
          <w:rFonts w:ascii="Times New Roman" w:hAnsi="Times New Roman" w:cs="Times New Roman"/>
          <w:i/>
        </w:rPr>
        <w:t xml:space="preserve"> </w:t>
      </w:r>
      <w:r>
        <w:rPr>
          <w:rFonts w:ascii="Times New Roman" w:hAnsi="Times New Roman" w:cs="Times New Roman"/>
          <w:i/>
        </w:rPr>
        <w:t xml:space="preserve">at the top of the page that jumps to each of the modules </w:t>
      </w:r>
    </w:p>
    <w:p w14:paraId="6DB0E757" w14:textId="4031C007" w:rsidR="0018497E" w:rsidRPr="0018497E" w:rsidRDefault="0018497E" w:rsidP="00E91546">
      <w:pPr>
        <w:pStyle w:val="ListParagraph"/>
        <w:numPr>
          <w:ilvl w:val="1"/>
          <w:numId w:val="1"/>
        </w:numPr>
        <w:rPr>
          <w:rFonts w:ascii="Times New Roman" w:hAnsi="Times New Roman" w:cs="Times New Roman"/>
        </w:rPr>
      </w:pPr>
      <w:r w:rsidRPr="0018497E">
        <w:rPr>
          <w:rFonts w:ascii="Times New Roman" w:hAnsi="Times New Roman" w:cs="Times New Roman"/>
        </w:rPr>
        <w:t>Mortgage Profile</w:t>
      </w:r>
      <w:r>
        <w:rPr>
          <w:rFonts w:ascii="Times New Roman" w:hAnsi="Times New Roman" w:cs="Times New Roman"/>
        </w:rPr>
        <w:t xml:space="preserve"> Builder</w:t>
      </w:r>
    </w:p>
    <w:p w14:paraId="1C9E1664" w14:textId="32136790" w:rsidR="007915E1" w:rsidRPr="0018497E" w:rsidRDefault="0018497E" w:rsidP="00E91546">
      <w:pPr>
        <w:pStyle w:val="ListParagraph"/>
        <w:numPr>
          <w:ilvl w:val="1"/>
          <w:numId w:val="1"/>
        </w:numPr>
        <w:rPr>
          <w:rFonts w:ascii="Times New Roman" w:hAnsi="Times New Roman" w:cs="Times New Roman"/>
          <w:b/>
        </w:rPr>
      </w:pPr>
      <w:r>
        <w:rPr>
          <w:rFonts w:ascii="Times New Roman" w:hAnsi="Times New Roman" w:cs="Times New Roman"/>
        </w:rPr>
        <w:t xml:space="preserve">Mortgage </w:t>
      </w:r>
      <w:r w:rsidR="00D0692B">
        <w:rPr>
          <w:rFonts w:ascii="Times New Roman" w:hAnsi="Times New Roman" w:cs="Times New Roman"/>
        </w:rPr>
        <w:t>Types</w:t>
      </w:r>
    </w:p>
    <w:p w14:paraId="0A1194F0" w14:textId="5E5E9617" w:rsidR="0018497E" w:rsidRPr="00E91546" w:rsidRDefault="0018497E" w:rsidP="00E91546">
      <w:pPr>
        <w:pStyle w:val="ListParagraph"/>
        <w:numPr>
          <w:ilvl w:val="1"/>
          <w:numId w:val="1"/>
        </w:numPr>
        <w:rPr>
          <w:rFonts w:ascii="Times New Roman" w:hAnsi="Times New Roman" w:cs="Times New Roman"/>
          <w:b/>
        </w:rPr>
      </w:pPr>
      <w:r>
        <w:rPr>
          <w:rFonts w:ascii="Times New Roman" w:hAnsi="Times New Roman" w:cs="Times New Roman"/>
        </w:rPr>
        <w:t>Today’s Rate</w:t>
      </w:r>
    </w:p>
    <w:p w14:paraId="786834B2" w14:textId="50BA8CF8" w:rsidR="0018497E" w:rsidRPr="0018497E" w:rsidRDefault="0018497E" w:rsidP="007915E1">
      <w:pPr>
        <w:pStyle w:val="ListParagraph"/>
        <w:widowControl w:val="0"/>
        <w:numPr>
          <w:ilvl w:val="0"/>
          <w:numId w:val="1"/>
        </w:numPr>
        <w:autoSpaceDE w:val="0"/>
        <w:autoSpaceDN w:val="0"/>
        <w:adjustRightInd w:val="0"/>
        <w:rPr>
          <w:rFonts w:ascii="Times New Roman" w:hAnsi="Times New Roman" w:cs="Times New Roman"/>
        </w:rPr>
      </w:pPr>
      <w:r>
        <w:rPr>
          <w:rFonts w:ascii="Times New Roman" w:hAnsi="Times New Roman" w:cs="Times New Roman"/>
          <w:b/>
        </w:rPr>
        <w:t xml:space="preserve">Header: </w:t>
      </w:r>
      <w:r w:rsidRPr="0018497E">
        <w:rPr>
          <w:rFonts w:ascii="Times New Roman" w:hAnsi="Times New Roman" w:cs="Times New Roman"/>
        </w:rPr>
        <w:t>Resource Center</w:t>
      </w:r>
    </w:p>
    <w:p w14:paraId="1FBEED1F" w14:textId="77777777" w:rsidR="0018497E" w:rsidRDefault="0018497E" w:rsidP="0018497E">
      <w:pPr>
        <w:pStyle w:val="ListParagraph"/>
        <w:widowControl w:val="0"/>
        <w:autoSpaceDE w:val="0"/>
        <w:autoSpaceDN w:val="0"/>
        <w:adjustRightInd w:val="0"/>
        <w:ind w:left="360"/>
        <w:rPr>
          <w:rFonts w:ascii="Times New Roman" w:hAnsi="Times New Roman" w:cs="Times New Roman"/>
          <w:b/>
        </w:rPr>
      </w:pPr>
    </w:p>
    <w:p w14:paraId="4FA0B2BF" w14:textId="56FCC14D" w:rsidR="0018497E" w:rsidRDefault="0018497E" w:rsidP="007915E1">
      <w:pPr>
        <w:pStyle w:val="ListParagraph"/>
        <w:widowControl w:val="0"/>
        <w:numPr>
          <w:ilvl w:val="0"/>
          <w:numId w:val="1"/>
        </w:numPr>
        <w:autoSpaceDE w:val="0"/>
        <w:autoSpaceDN w:val="0"/>
        <w:adjustRightInd w:val="0"/>
        <w:rPr>
          <w:rFonts w:ascii="Times New Roman" w:hAnsi="Times New Roman" w:cs="Times New Roman"/>
          <w:b/>
        </w:rPr>
      </w:pPr>
      <w:r>
        <w:rPr>
          <w:rFonts w:ascii="Times New Roman" w:hAnsi="Times New Roman" w:cs="Times New Roman"/>
          <w:b/>
        </w:rPr>
        <w:t>First module: Mortgage Profile Builder</w:t>
      </w:r>
    </w:p>
    <w:p w14:paraId="07A29B78" w14:textId="4BE5B4F1" w:rsidR="00535E06" w:rsidRPr="00535E06" w:rsidRDefault="00535E06" w:rsidP="00535E06">
      <w:pPr>
        <w:pStyle w:val="ListParagraph"/>
        <w:widowControl w:val="0"/>
        <w:numPr>
          <w:ilvl w:val="1"/>
          <w:numId w:val="1"/>
        </w:numPr>
        <w:autoSpaceDE w:val="0"/>
        <w:autoSpaceDN w:val="0"/>
        <w:adjustRightInd w:val="0"/>
        <w:rPr>
          <w:rFonts w:ascii="Times New Roman" w:hAnsi="Times New Roman" w:cs="Times New Roman"/>
        </w:rPr>
      </w:pPr>
      <w:r>
        <w:rPr>
          <w:rFonts w:ascii="Times New Roman" w:hAnsi="Times New Roman" w:cs="Times New Roman"/>
          <w:i/>
        </w:rPr>
        <w:t xml:space="preserve">Land on page that asks one question at a time and provides big buttons/fields for person to answer. </w:t>
      </w:r>
      <w:r w:rsidRPr="00535E06">
        <w:rPr>
          <w:rFonts w:ascii="Times New Roman" w:hAnsi="Times New Roman" w:cs="Times New Roman"/>
          <w:i/>
        </w:rPr>
        <w:t>Form should be designed to be highly visual and convey the most information with the least amount of text.</w:t>
      </w:r>
    </w:p>
    <w:p w14:paraId="335E78BF" w14:textId="6C2A6D70" w:rsidR="00535E06" w:rsidRPr="00535E06" w:rsidRDefault="00535E06" w:rsidP="00535E06">
      <w:pPr>
        <w:pStyle w:val="ListParagraph"/>
        <w:widowControl w:val="0"/>
        <w:numPr>
          <w:ilvl w:val="2"/>
          <w:numId w:val="1"/>
        </w:numPr>
        <w:autoSpaceDE w:val="0"/>
        <w:autoSpaceDN w:val="0"/>
        <w:adjustRightInd w:val="0"/>
        <w:rPr>
          <w:rFonts w:ascii="Times New Roman" w:hAnsi="Times New Roman" w:cs="Times New Roman"/>
        </w:rPr>
      </w:pPr>
      <w:r>
        <w:rPr>
          <w:rFonts w:ascii="Times New Roman" w:hAnsi="Times New Roman" w:cs="Times New Roman"/>
          <w:i/>
        </w:rPr>
        <w:t xml:space="preserve">Navigation should be done with a visual of an arrow pointing forward (and an arrow pointing backwards once you pass the first question) </w:t>
      </w:r>
    </w:p>
    <w:p w14:paraId="32B553A8" w14:textId="02B1756C" w:rsidR="00535E06" w:rsidRPr="000B0CD7" w:rsidRDefault="00535E06" w:rsidP="000B0CD7">
      <w:pPr>
        <w:pStyle w:val="ListParagraph"/>
        <w:widowControl w:val="0"/>
        <w:numPr>
          <w:ilvl w:val="2"/>
          <w:numId w:val="1"/>
        </w:numPr>
        <w:autoSpaceDE w:val="0"/>
        <w:autoSpaceDN w:val="0"/>
        <w:adjustRightInd w:val="0"/>
        <w:rPr>
          <w:rFonts w:ascii="Times New Roman" w:hAnsi="Times New Roman" w:cs="Times New Roman"/>
        </w:rPr>
      </w:pPr>
      <w:r>
        <w:rPr>
          <w:rFonts w:ascii="Times New Roman" w:hAnsi="Times New Roman" w:cs="Times New Roman"/>
          <w:i/>
        </w:rPr>
        <w:t>The progress bar should fill up as each question is answered, but not show any other numbers</w:t>
      </w:r>
    </w:p>
    <w:p w14:paraId="6CF26342" w14:textId="7151120F" w:rsidR="000B0CD7" w:rsidRPr="00482B4C" w:rsidRDefault="007B7F07" w:rsidP="000B0CD7">
      <w:pPr>
        <w:pStyle w:val="ListParagraph"/>
        <w:widowControl w:val="0"/>
        <w:numPr>
          <w:ilvl w:val="2"/>
          <w:numId w:val="1"/>
        </w:numPr>
        <w:autoSpaceDE w:val="0"/>
        <w:autoSpaceDN w:val="0"/>
        <w:adjustRightInd w:val="0"/>
        <w:rPr>
          <w:rFonts w:ascii="Times New Roman" w:hAnsi="Times New Roman" w:cs="Times New Roman"/>
        </w:rPr>
      </w:pPr>
      <w:r>
        <w:rPr>
          <w:rFonts w:ascii="Times New Roman" w:hAnsi="Times New Roman" w:cs="Times New Roman"/>
          <w:i/>
        </w:rPr>
        <w:t>Form fields should be big buttons, sliders or number fields that automatically format the number correctly (i.e. if you enter 100000, it should format it to be $100,000).</w:t>
      </w:r>
    </w:p>
    <w:p w14:paraId="4ED0E41C" w14:textId="78A0D920" w:rsidR="00482B4C" w:rsidRPr="00482B4C" w:rsidRDefault="00482B4C" w:rsidP="00482B4C">
      <w:pPr>
        <w:pStyle w:val="ListParagraph"/>
        <w:widowControl w:val="0"/>
        <w:numPr>
          <w:ilvl w:val="2"/>
          <w:numId w:val="1"/>
        </w:numPr>
        <w:autoSpaceDE w:val="0"/>
        <w:autoSpaceDN w:val="0"/>
        <w:adjustRightInd w:val="0"/>
        <w:rPr>
          <w:rFonts w:ascii="Times New Roman" w:hAnsi="Times New Roman" w:cs="Times New Roman"/>
        </w:rPr>
      </w:pPr>
      <w:r>
        <w:rPr>
          <w:rFonts w:ascii="Times New Roman" w:hAnsi="Times New Roman" w:cs="Times New Roman"/>
          <w:i/>
        </w:rPr>
        <w:t>As each question is answered, the answer should be added to a profile on the upper right hand side (see reference 2)</w:t>
      </w:r>
    </w:p>
    <w:p w14:paraId="4FE52359" w14:textId="6F048C5F" w:rsidR="00535E06" w:rsidRPr="00535E06" w:rsidRDefault="00535E06" w:rsidP="00535E06">
      <w:pPr>
        <w:pStyle w:val="ListParagraph"/>
        <w:widowControl w:val="0"/>
        <w:numPr>
          <w:ilvl w:val="1"/>
          <w:numId w:val="1"/>
        </w:numPr>
        <w:autoSpaceDE w:val="0"/>
        <w:autoSpaceDN w:val="0"/>
        <w:adjustRightInd w:val="0"/>
        <w:rPr>
          <w:rFonts w:ascii="Times New Roman" w:hAnsi="Times New Roman" w:cs="Times New Roman"/>
        </w:rPr>
      </w:pPr>
      <w:r>
        <w:rPr>
          <w:rFonts w:ascii="Times New Roman" w:hAnsi="Times New Roman" w:cs="Times New Roman"/>
        </w:rPr>
        <w:t>Reference</w:t>
      </w:r>
      <w:r w:rsidR="00482B4C">
        <w:rPr>
          <w:rFonts w:ascii="Times New Roman" w:hAnsi="Times New Roman" w:cs="Times New Roman"/>
        </w:rPr>
        <w:t xml:space="preserve"> 1</w:t>
      </w:r>
      <w:r>
        <w:rPr>
          <w:rFonts w:ascii="Times New Roman" w:hAnsi="Times New Roman" w:cs="Times New Roman"/>
        </w:rPr>
        <w:t>:</w:t>
      </w:r>
    </w:p>
    <w:p w14:paraId="6A11FB6E" w14:textId="39FC46EB" w:rsidR="00535E06" w:rsidRDefault="00535E06" w:rsidP="00535E06">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BFE994C" wp14:editId="1E5A1A67">
            <wp:extent cx="3996983" cy="206582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7766" cy="2066225"/>
                    </a:xfrm>
                    <a:prstGeom prst="rect">
                      <a:avLst/>
                    </a:prstGeom>
                    <a:noFill/>
                    <a:ln>
                      <a:noFill/>
                    </a:ln>
                  </pic:spPr>
                </pic:pic>
              </a:graphicData>
            </a:graphic>
          </wp:inline>
        </w:drawing>
      </w:r>
    </w:p>
    <w:p w14:paraId="7197C27E" w14:textId="77777777" w:rsidR="00012324" w:rsidRDefault="00012324" w:rsidP="00012324">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1F7AE944" wp14:editId="49538595">
            <wp:extent cx="3996983" cy="2036662"/>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017" cy="2037189"/>
                    </a:xfrm>
                    <a:prstGeom prst="rect">
                      <a:avLst/>
                    </a:prstGeom>
                    <a:noFill/>
                    <a:ln>
                      <a:noFill/>
                    </a:ln>
                  </pic:spPr>
                </pic:pic>
              </a:graphicData>
            </a:graphic>
          </wp:inline>
        </w:drawing>
      </w:r>
    </w:p>
    <w:p w14:paraId="660D58D4" w14:textId="77777777" w:rsidR="00012324" w:rsidRDefault="00012324" w:rsidP="00012324">
      <w:pPr>
        <w:widowControl w:val="0"/>
        <w:autoSpaceDE w:val="0"/>
        <w:autoSpaceDN w:val="0"/>
        <w:adjustRightInd w:val="0"/>
        <w:rPr>
          <w:rFonts w:ascii="Times New Roman" w:hAnsi="Times New Roman" w:cs="Times New Roman"/>
        </w:rPr>
      </w:pPr>
      <w:r w:rsidRPr="00535E06">
        <w:rPr>
          <w:rFonts w:ascii="Times New Roman" w:hAnsi="Times New Roman" w:cs="Times New Roman"/>
        </w:rPr>
        <w:lastRenderedPageBreak/>
        <w:t>https://www.quickenloans.com/my-mortgage/calculator#!/purchase/question/down-payment</w:t>
      </w:r>
    </w:p>
    <w:p w14:paraId="29159D00" w14:textId="77777777" w:rsidR="00012324" w:rsidRDefault="00012324" w:rsidP="00012324">
      <w:pPr>
        <w:widowControl w:val="0"/>
        <w:autoSpaceDE w:val="0"/>
        <w:autoSpaceDN w:val="0"/>
        <w:adjustRightInd w:val="0"/>
        <w:rPr>
          <w:rFonts w:ascii="Times New Roman" w:hAnsi="Times New Roman" w:cs="Times New Roman"/>
        </w:rPr>
      </w:pPr>
    </w:p>
    <w:p w14:paraId="3D34D6A0" w14:textId="77777777" w:rsidR="00012324" w:rsidRDefault="00012324" w:rsidP="00012324">
      <w:pPr>
        <w:pStyle w:val="ListParagraph"/>
        <w:widowControl w:val="0"/>
        <w:numPr>
          <w:ilvl w:val="1"/>
          <w:numId w:val="1"/>
        </w:numPr>
        <w:autoSpaceDE w:val="0"/>
        <w:autoSpaceDN w:val="0"/>
        <w:adjustRightInd w:val="0"/>
        <w:rPr>
          <w:rFonts w:ascii="Times New Roman" w:hAnsi="Times New Roman" w:cs="Times New Roman"/>
        </w:rPr>
      </w:pPr>
      <w:r>
        <w:rPr>
          <w:rFonts w:ascii="Times New Roman" w:hAnsi="Times New Roman" w:cs="Times New Roman"/>
        </w:rPr>
        <w:t>Reference 2</w:t>
      </w:r>
    </w:p>
    <w:p w14:paraId="2F1A98DC" w14:textId="77777777" w:rsidR="00012324" w:rsidRDefault="00012324" w:rsidP="00012324">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24388198" wp14:editId="26D05D3E">
            <wp:extent cx="5486184" cy="2335237"/>
            <wp:effectExtent l="0" t="0" r="635" b="190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b="29751"/>
                    <a:stretch/>
                  </pic:blipFill>
                  <pic:spPr bwMode="auto">
                    <a:xfrm>
                      <a:off x="0" y="0"/>
                      <a:ext cx="5486400" cy="2335329"/>
                    </a:xfrm>
                    <a:prstGeom prst="rect">
                      <a:avLst/>
                    </a:prstGeom>
                    <a:noFill/>
                    <a:ln>
                      <a:noFill/>
                    </a:ln>
                    <a:extLst>
                      <a:ext uri="{53640926-AAD7-44D8-BBD7-CCE9431645EC}">
                        <a14:shadowObscured xmlns:a14="http://schemas.microsoft.com/office/drawing/2010/main"/>
                      </a:ext>
                    </a:extLst>
                  </pic:spPr>
                </pic:pic>
              </a:graphicData>
            </a:graphic>
          </wp:inline>
        </w:drawing>
      </w:r>
    </w:p>
    <w:p w14:paraId="2A66F682" w14:textId="77777777" w:rsidR="00012324" w:rsidRDefault="00012324" w:rsidP="00012324">
      <w:pPr>
        <w:widowControl w:val="0"/>
        <w:autoSpaceDE w:val="0"/>
        <w:autoSpaceDN w:val="0"/>
        <w:adjustRightInd w:val="0"/>
        <w:rPr>
          <w:rFonts w:ascii="Times New Roman" w:hAnsi="Times New Roman" w:cs="Times New Roman"/>
        </w:rPr>
      </w:pPr>
      <w:r w:rsidRPr="00482B4C">
        <w:rPr>
          <w:rFonts w:ascii="Times New Roman" w:hAnsi="Times New Roman" w:cs="Times New Roman"/>
        </w:rPr>
        <w:t>https://my.hellowallet.com/PublicHWWebApp.html#Score</w:t>
      </w:r>
    </w:p>
    <w:p w14:paraId="4B0B90C0" w14:textId="77777777" w:rsidR="00012324" w:rsidRPr="00535E06" w:rsidRDefault="00012324" w:rsidP="00012324">
      <w:pPr>
        <w:widowControl w:val="0"/>
        <w:autoSpaceDE w:val="0"/>
        <w:autoSpaceDN w:val="0"/>
        <w:adjustRightInd w:val="0"/>
        <w:rPr>
          <w:rFonts w:ascii="Times New Roman" w:hAnsi="Times New Roman" w:cs="Times New Roman"/>
        </w:rPr>
      </w:pPr>
    </w:p>
    <w:p w14:paraId="15BCE015" w14:textId="77777777" w:rsidR="00012324" w:rsidRPr="00482B4C" w:rsidRDefault="00012324" w:rsidP="00012324">
      <w:pPr>
        <w:pStyle w:val="ListParagraph"/>
        <w:widowControl w:val="0"/>
        <w:numPr>
          <w:ilvl w:val="1"/>
          <w:numId w:val="1"/>
        </w:numPr>
        <w:autoSpaceDE w:val="0"/>
        <w:autoSpaceDN w:val="0"/>
        <w:adjustRightInd w:val="0"/>
        <w:rPr>
          <w:rFonts w:ascii="Times New Roman" w:hAnsi="Times New Roman" w:cs="Times New Roman"/>
          <w:b/>
        </w:rPr>
      </w:pPr>
      <w:r w:rsidRPr="00482B4C">
        <w:rPr>
          <w:rFonts w:ascii="Times New Roman" w:hAnsi="Times New Roman" w:cs="Times New Roman"/>
          <w:b/>
        </w:rPr>
        <w:t>Questions:</w:t>
      </w:r>
    </w:p>
    <w:p w14:paraId="09ED404D" w14:textId="77777777" w:rsidR="00012324" w:rsidRPr="00482B4C" w:rsidRDefault="00012324" w:rsidP="00012324">
      <w:pPr>
        <w:pStyle w:val="ListParagraph"/>
        <w:widowControl w:val="0"/>
        <w:numPr>
          <w:ilvl w:val="2"/>
          <w:numId w:val="1"/>
        </w:numPr>
        <w:autoSpaceDE w:val="0"/>
        <w:autoSpaceDN w:val="0"/>
        <w:adjustRightInd w:val="0"/>
        <w:rPr>
          <w:rFonts w:ascii="Times New Roman" w:hAnsi="Times New Roman" w:cs="Times New Roman"/>
          <w:b/>
        </w:rPr>
      </w:pPr>
      <w:r w:rsidRPr="00482B4C">
        <w:rPr>
          <w:rFonts w:ascii="Times New Roman" w:hAnsi="Times New Roman" w:cs="Times New Roman"/>
          <w:b/>
        </w:rPr>
        <w:t>What would you like to do?</w:t>
      </w:r>
    </w:p>
    <w:p w14:paraId="6DC88610" w14:textId="77777777" w:rsidR="00012324" w:rsidRPr="00482B4C" w:rsidRDefault="00012324" w:rsidP="00012324">
      <w:pPr>
        <w:pStyle w:val="ListParagraph"/>
        <w:widowControl w:val="0"/>
        <w:numPr>
          <w:ilvl w:val="3"/>
          <w:numId w:val="1"/>
        </w:numPr>
        <w:autoSpaceDE w:val="0"/>
        <w:autoSpaceDN w:val="0"/>
        <w:adjustRightInd w:val="0"/>
        <w:rPr>
          <w:rFonts w:ascii="Times New Roman" w:hAnsi="Times New Roman" w:cs="Times New Roman"/>
          <w:i/>
        </w:rPr>
      </w:pPr>
      <w:r w:rsidRPr="00482B4C">
        <w:rPr>
          <w:rFonts w:ascii="Times New Roman" w:hAnsi="Times New Roman" w:cs="Times New Roman"/>
          <w:i/>
        </w:rPr>
        <w:t>Big buttons</w:t>
      </w:r>
      <w:r>
        <w:rPr>
          <w:rFonts w:ascii="Times New Roman" w:hAnsi="Times New Roman" w:cs="Times New Roman"/>
          <w:i/>
        </w:rPr>
        <w:t xml:space="preserve"> with text</w:t>
      </w:r>
    </w:p>
    <w:p w14:paraId="40CC0794" w14:textId="77777777" w:rsidR="00012324" w:rsidRDefault="00012324" w:rsidP="00012324">
      <w:pPr>
        <w:pStyle w:val="ListParagraph"/>
        <w:widowControl w:val="0"/>
        <w:numPr>
          <w:ilvl w:val="3"/>
          <w:numId w:val="1"/>
        </w:numPr>
        <w:autoSpaceDE w:val="0"/>
        <w:autoSpaceDN w:val="0"/>
        <w:adjustRightInd w:val="0"/>
        <w:rPr>
          <w:rFonts w:ascii="Times New Roman" w:hAnsi="Times New Roman" w:cs="Times New Roman"/>
        </w:rPr>
      </w:pPr>
      <w:r>
        <w:rPr>
          <w:rFonts w:ascii="Times New Roman" w:hAnsi="Times New Roman" w:cs="Times New Roman"/>
        </w:rPr>
        <w:t>Purchase</w:t>
      </w:r>
    </w:p>
    <w:p w14:paraId="6E4B84AA" w14:textId="77777777" w:rsidR="00012324" w:rsidRDefault="00012324" w:rsidP="00012324">
      <w:pPr>
        <w:pStyle w:val="ListParagraph"/>
        <w:widowControl w:val="0"/>
        <w:numPr>
          <w:ilvl w:val="3"/>
          <w:numId w:val="1"/>
        </w:numPr>
        <w:autoSpaceDE w:val="0"/>
        <w:autoSpaceDN w:val="0"/>
        <w:adjustRightInd w:val="0"/>
        <w:rPr>
          <w:rFonts w:ascii="Times New Roman" w:hAnsi="Times New Roman" w:cs="Times New Roman"/>
        </w:rPr>
      </w:pPr>
      <w:r>
        <w:rPr>
          <w:rFonts w:ascii="Times New Roman" w:hAnsi="Times New Roman" w:cs="Times New Roman"/>
        </w:rPr>
        <w:t>Refinance</w:t>
      </w:r>
    </w:p>
    <w:p w14:paraId="622D6E09" w14:textId="77777777" w:rsidR="00012324" w:rsidRPr="007910F5" w:rsidRDefault="00012324" w:rsidP="00012324">
      <w:pPr>
        <w:widowControl w:val="0"/>
        <w:autoSpaceDE w:val="0"/>
        <w:autoSpaceDN w:val="0"/>
        <w:adjustRightInd w:val="0"/>
        <w:rPr>
          <w:rFonts w:ascii="Times New Roman" w:hAnsi="Times New Roman" w:cs="Times New Roman"/>
          <w:b/>
        </w:rPr>
      </w:pPr>
    </w:p>
    <w:p w14:paraId="03E327EA" w14:textId="77777777" w:rsidR="00012324" w:rsidRPr="007B7F07" w:rsidRDefault="00012324" w:rsidP="00012324">
      <w:pPr>
        <w:pStyle w:val="ListParagraph"/>
        <w:widowControl w:val="0"/>
        <w:numPr>
          <w:ilvl w:val="2"/>
          <w:numId w:val="1"/>
        </w:numPr>
        <w:autoSpaceDE w:val="0"/>
        <w:autoSpaceDN w:val="0"/>
        <w:adjustRightInd w:val="0"/>
        <w:rPr>
          <w:rFonts w:ascii="Times New Roman" w:hAnsi="Times New Roman" w:cs="Times New Roman"/>
          <w:b/>
        </w:rPr>
      </w:pPr>
      <w:r w:rsidRPr="007B7F07">
        <w:rPr>
          <w:rFonts w:ascii="Times New Roman" w:hAnsi="Times New Roman" w:cs="Times New Roman"/>
          <w:b/>
        </w:rPr>
        <w:t>Answers Purchase</w:t>
      </w:r>
    </w:p>
    <w:p w14:paraId="3C7EEAEA" w14:textId="77777777" w:rsidR="00012324" w:rsidRPr="00482B4C" w:rsidRDefault="00012324" w:rsidP="00012324">
      <w:pPr>
        <w:pStyle w:val="ListParagraph"/>
        <w:widowControl w:val="0"/>
        <w:numPr>
          <w:ilvl w:val="0"/>
          <w:numId w:val="14"/>
        </w:numPr>
        <w:autoSpaceDE w:val="0"/>
        <w:autoSpaceDN w:val="0"/>
        <w:adjustRightInd w:val="0"/>
        <w:rPr>
          <w:rFonts w:ascii="Times New Roman" w:hAnsi="Times New Roman" w:cs="Times New Roman"/>
          <w:b/>
        </w:rPr>
      </w:pPr>
      <w:r>
        <w:rPr>
          <w:rFonts w:ascii="Times New Roman" w:hAnsi="Times New Roman" w:cs="Times New Roman"/>
          <w:b/>
        </w:rPr>
        <w:t>What is your timing to purchase</w:t>
      </w:r>
      <w:r w:rsidRPr="00482B4C">
        <w:rPr>
          <w:rFonts w:ascii="Times New Roman" w:hAnsi="Times New Roman" w:cs="Times New Roman"/>
          <w:b/>
        </w:rPr>
        <w:t>?</w:t>
      </w:r>
    </w:p>
    <w:p w14:paraId="6C06E19B" w14:textId="77777777" w:rsidR="00012324" w:rsidRPr="00482B4C"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482B4C">
        <w:rPr>
          <w:rFonts w:ascii="Times New Roman" w:hAnsi="Times New Roman" w:cs="Times New Roman"/>
          <w:i/>
        </w:rPr>
        <w:t>Four vertical options with a circle button next to each</w:t>
      </w:r>
    </w:p>
    <w:p w14:paraId="5F09E5E7"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Just researching my options</w:t>
      </w:r>
    </w:p>
    <w:p w14:paraId="19C5ACA8"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Buying in the next 3 months</w:t>
      </w:r>
    </w:p>
    <w:p w14:paraId="4F7D656C"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Closing in / offer submitted</w:t>
      </w:r>
    </w:p>
    <w:p w14:paraId="18A8C983" w14:textId="77777777" w:rsidR="00012324" w:rsidRPr="00BF0C1D"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Purchase contract in hand</w:t>
      </w:r>
    </w:p>
    <w:p w14:paraId="1E4761EF" w14:textId="77777777" w:rsidR="00012324" w:rsidRDefault="00012324" w:rsidP="00012324">
      <w:pPr>
        <w:pStyle w:val="ListParagraph"/>
        <w:widowControl w:val="0"/>
        <w:numPr>
          <w:ilvl w:val="0"/>
          <w:numId w:val="14"/>
        </w:numPr>
        <w:autoSpaceDE w:val="0"/>
        <w:autoSpaceDN w:val="0"/>
        <w:adjustRightInd w:val="0"/>
        <w:rPr>
          <w:rFonts w:ascii="Times New Roman" w:hAnsi="Times New Roman" w:cs="Times New Roman"/>
          <w:b/>
        </w:rPr>
      </w:pPr>
      <w:r>
        <w:rPr>
          <w:rFonts w:ascii="Times New Roman" w:hAnsi="Times New Roman" w:cs="Times New Roman"/>
          <w:b/>
        </w:rPr>
        <w:t>What type of purchase is this?</w:t>
      </w:r>
    </w:p>
    <w:p w14:paraId="3384E245" w14:textId="77777777" w:rsidR="00012324" w:rsidRPr="00482B4C"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482B4C">
        <w:rPr>
          <w:rFonts w:ascii="Times New Roman" w:hAnsi="Times New Roman" w:cs="Times New Roman"/>
          <w:i/>
        </w:rPr>
        <w:t>Four vertical options with a circle button next to each</w:t>
      </w:r>
    </w:p>
    <w:p w14:paraId="0BE93FBF" w14:textId="77777777" w:rsidR="00012324" w:rsidRPr="00437AB9" w:rsidRDefault="00012324" w:rsidP="00012324">
      <w:pPr>
        <w:pStyle w:val="ListParagraph"/>
        <w:widowControl w:val="0"/>
        <w:numPr>
          <w:ilvl w:val="4"/>
          <w:numId w:val="1"/>
        </w:numPr>
        <w:autoSpaceDE w:val="0"/>
        <w:autoSpaceDN w:val="0"/>
        <w:adjustRightInd w:val="0"/>
        <w:rPr>
          <w:rFonts w:ascii="Times New Roman" w:hAnsi="Times New Roman" w:cs="Times New Roman"/>
          <w:b/>
        </w:rPr>
      </w:pPr>
      <w:r>
        <w:rPr>
          <w:rFonts w:ascii="Times New Roman" w:hAnsi="Times New Roman" w:cs="Times New Roman"/>
        </w:rPr>
        <w:t>First Time Homebuyer</w:t>
      </w:r>
    </w:p>
    <w:p w14:paraId="0E3F2B3A" w14:textId="77777777" w:rsidR="00012324" w:rsidRPr="00437AB9" w:rsidRDefault="00012324" w:rsidP="00012324">
      <w:pPr>
        <w:pStyle w:val="ListParagraph"/>
        <w:widowControl w:val="0"/>
        <w:numPr>
          <w:ilvl w:val="4"/>
          <w:numId w:val="1"/>
        </w:numPr>
        <w:autoSpaceDE w:val="0"/>
        <w:autoSpaceDN w:val="0"/>
        <w:adjustRightInd w:val="0"/>
        <w:rPr>
          <w:rFonts w:ascii="Times New Roman" w:hAnsi="Times New Roman" w:cs="Times New Roman"/>
          <w:b/>
        </w:rPr>
      </w:pPr>
      <w:r>
        <w:rPr>
          <w:rFonts w:ascii="Times New Roman" w:hAnsi="Times New Roman" w:cs="Times New Roman"/>
        </w:rPr>
        <w:t>Selling Home/Moving</w:t>
      </w:r>
    </w:p>
    <w:p w14:paraId="286A0353" w14:textId="77777777" w:rsidR="00012324" w:rsidRPr="00437AB9"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Second Hom</w:t>
      </w:r>
      <w:r w:rsidRPr="00437AB9">
        <w:rPr>
          <w:rFonts w:ascii="Times New Roman" w:hAnsi="Times New Roman" w:cs="Times New Roman"/>
        </w:rPr>
        <w:t>e/Vacation Home</w:t>
      </w:r>
    </w:p>
    <w:p w14:paraId="060E43EC" w14:textId="77777777" w:rsidR="00012324" w:rsidRPr="00437AB9" w:rsidRDefault="00012324" w:rsidP="00012324">
      <w:pPr>
        <w:pStyle w:val="ListParagraph"/>
        <w:widowControl w:val="0"/>
        <w:numPr>
          <w:ilvl w:val="4"/>
          <w:numId w:val="1"/>
        </w:numPr>
        <w:autoSpaceDE w:val="0"/>
        <w:autoSpaceDN w:val="0"/>
        <w:adjustRightInd w:val="0"/>
        <w:rPr>
          <w:rFonts w:ascii="Times New Roman" w:hAnsi="Times New Roman" w:cs="Times New Roman"/>
        </w:rPr>
      </w:pPr>
      <w:r w:rsidRPr="00437AB9">
        <w:rPr>
          <w:rFonts w:ascii="Times New Roman" w:hAnsi="Times New Roman" w:cs="Times New Roman"/>
        </w:rPr>
        <w:t>Investment</w:t>
      </w:r>
      <w:r>
        <w:rPr>
          <w:rFonts w:ascii="Times New Roman" w:hAnsi="Times New Roman" w:cs="Times New Roman"/>
        </w:rPr>
        <w:t xml:space="preserve"> Property</w:t>
      </w:r>
    </w:p>
    <w:p w14:paraId="6C50741F" w14:textId="77777777" w:rsidR="00012324" w:rsidRDefault="00012324" w:rsidP="00012324">
      <w:pPr>
        <w:pStyle w:val="ListParagraph"/>
        <w:widowControl w:val="0"/>
        <w:numPr>
          <w:ilvl w:val="0"/>
          <w:numId w:val="14"/>
        </w:numPr>
        <w:autoSpaceDE w:val="0"/>
        <w:autoSpaceDN w:val="0"/>
        <w:adjustRightInd w:val="0"/>
        <w:rPr>
          <w:rFonts w:ascii="Times New Roman" w:hAnsi="Times New Roman" w:cs="Times New Roman"/>
          <w:b/>
        </w:rPr>
      </w:pPr>
      <w:r>
        <w:rPr>
          <w:rFonts w:ascii="Times New Roman" w:hAnsi="Times New Roman" w:cs="Times New Roman"/>
          <w:b/>
        </w:rPr>
        <w:t>Where are you looking?</w:t>
      </w:r>
    </w:p>
    <w:p w14:paraId="6583BCB9" w14:textId="77777777" w:rsidR="00012324" w:rsidRPr="00EB54A0"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Pr>
          <w:rFonts w:ascii="Times New Roman" w:hAnsi="Times New Roman" w:cs="Times New Roman"/>
        </w:rPr>
        <w:t xml:space="preserve">Zip Code: Open entry </w:t>
      </w:r>
      <w:r>
        <w:rPr>
          <w:rFonts w:ascii="Times New Roman" w:hAnsi="Times New Roman" w:cs="Times New Roman"/>
          <w:i/>
        </w:rPr>
        <w:t>(Automatically populates county, city and state below)</w:t>
      </w:r>
    </w:p>
    <w:p w14:paraId="09EC01F7" w14:textId="77777777" w:rsidR="00012324" w:rsidRPr="00EB54A0" w:rsidRDefault="00012324" w:rsidP="00012324">
      <w:pPr>
        <w:pStyle w:val="ListParagraph"/>
        <w:widowControl w:val="0"/>
        <w:autoSpaceDE w:val="0"/>
        <w:autoSpaceDN w:val="0"/>
        <w:adjustRightInd w:val="0"/>
        <w:ind w:left="3240"/>
        <w:rPr>
          <w:rFonts w:ascii="Times New Roman" w:hAnsi="Times New Roman" w:cs="Times New Roman"/>
          <w:i/>
        </w:rPr>
      </w:pPr>
      <w:r w:rsidRPr="00EB54A0">
        <w:rPr>
          <w:rFonts w:ascii="Times New Roman" w:hAnsi="Times New Roman" w:cs="Times New Roman"/>
        </w:rPr>
        <w:t xml:space="preserve">- </w:t>
      </w:r>
      <w:proofErr w:type="gramStart"/>
      <w:r w:rsidRPr="00EB54A0">
        <w:rPr>
          <w:rFonts w:ascii="Times New Roman" w:hAnsi="Times New Roman" w:cs="Times New Roman"/>
        </w:rPr>
        <w:t>or</w:t>
      </w:r>
      <w:proofErr w:type="gramEnd"/>
      <w:r w:rsidRPr="00EB54A0">
        <w:rPr>
          <w:rFonts w:ascii="Times New Roman" w:hAnsi="Times New Roman" w:cs="Times New Roman"/>
        </w:rPr>
        <w:t xml:space="preserve"> -</w:t>
      </w:r>
    </w:p>
    <w:p w14:paraId="3E1424C4" w14:textId="77777777" w:rsidR="00012324" w:rsidRPr="00EB54A0"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636EB4">
        <w:rPr>
          <w:rFonts w:ascii="Times New Roman" w:hAnsi="Times New Roman" w:cs="Times New Roman"/>
        </w:rPr>
        <w:t>State</w:t>
      </w:r>
      <w:r>
        <w:rPr>
          <w:rFonts w:ascii="Times New Roman" w:hAnsi="Times New Roman" w:cs="Times New Roman"/>
        </w:rPr>
        <w:t>: Open entry with pre-populated suggestions for state</w:t>
      </w:r>
    </w:p>
    <w:p w14:paraId="25D34A59" w14:textId="77777777" w:rsidR="00012324" w:rsidRPr="00437AB9"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Pr>
          <w:rFonts w:ascii="Times New Roman" w:hAnsi="Times New Roman" w:cs="Times New Roman"/>
          <w:i/>
        </w:rPr>
        <w:t xml:space="preserve">If anything other than CA selected, take them to new screen that says “Our licensing for your state is </w:t>
      </w:r>
      <w:r>
        <w:rPr>
          <w:rFonts w:ascii="Times New Roman" w:hAnsi="Times New Roman" w:cs="Times New Roman"/>
          <w:i/>
        </w:rPr>
        <w:lastRenderedPageBreak/>
        <w:t xml:space="preserve">currently pending. Give us your information and we’ll reach out to you as soon as we’re licensed.” Form field </w:t>
      </w:r>
      <w:r w:rsidRPr="00437AB9">
        <w:rPr>
          <w:rFonts w:ascii="Times New Roman" w:hAnsi="Times New Roman" w:cs="Times New Roman"/>
          <w:i/>
        </w:rPr>
        <w:t>for name, phone and e-mail</w:t>
      </w:r>
    </w:p>
    <w:p w14:paraId="35D7F553" w14:textId="77777777" w:rsidR="00012324" w:rsidRPr="00482B4C" w:rsidRDefault="00012324" w:rsidP="00012324">
      <w:pPr>
        <w:pStyle w:val="ListParagraph"/>
        <w:widowControl w:val="0"/>
        <w:numPr>
          <w:ilvl w:val="0"/>
          <w:numId w:val="14"/>
        </w:numPr>
        <w:autoSpaceDE w:val="0"/>
        <w:autoSpaceDN w:val="0"/>
        <w:adjustRightInd w:val="0"/>
        <w:rPr>
          <w:rFonts w:ascii="Times New Roman" w:hAnsi="Times New Roman" w:cs="Times New Roman"/>
          <w:b/>
        </w:rPr>
      </w:pPr>
      <w:r w:rsidRPr="00482B4C">
        <w:rPr>
          <w:rFonts w:ascii="Times New Roman" w:hAnsi="Times New Roman" w:cs="Times New Roman"/>
          <w:b/>
        </w:rPr>
        <w:t>What is the property value?</w:t>
      </w:r>
    </w:p>
    <w:p w14:paraId="38EB4573" w14:textId="77777777" w:rsidR="00012324" w:rsidRPr="00482B4C"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482B4C">
        <w:rPr>
          <w:rFonts w:ascii="Times New Roman" w:hAnsi="Times New Roman" w:cs="Times New Roman"/>
          <w:i/>
        </w:rPr>
        <w:t>Open entry. Entry formatted to $#,###,###,###</w:t>
      </w:r>
    </w:p>
    <w:p w14:paraId="34D40D84" w14:textId="77777777" w:rsidR="00012324" w:rsidRPr="00482B4C" w:rsidRDefault="00012324" w:rsidP="00012324">
      <w:pPr>
        <w:pStyle w:val="ListParagraph"/>
        <w:widowControl w:val="0"/>
        <w:numPr>
          <w:ilvl w:val="0"/>
          <w:numId w:val="14"/>
        </w:numPr>
        <w:autoSpaceDE w:val="0"/>
        <w:autoSpaceDN w:val="0"/>
        <w:adjustRightInd w:val="0"/>
        <w:rPr>
          <w:rFonts w:ascii="Times New Roman" w:hAnsi="Times New Roman" w:cs="Times New Roman"/>
          <w:b/>
        </w:rPr>
      </w:pPr>
      <w:r w:rsidRPr="00482B4C">
        <w:rPr>
          <w:rFonts w:ascii="Times New Roman" w:hAnsi="Times New Roman" w:cs="Times New Roman"/>
          <w:b/>
        </w:rPr>
        <w:t>How much will the down payment be?</w:t>
      </w:r>
    </w:p>
    <w:p w14:paraId="46175865" w14:textId="77777777" w:rsidR="00012324" w:rsidRPr="00482B4C"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482B4C">
        <w:rPr>
          <w:rFonts w:ascii="Times New Roman" w:hAnsi="Times New Roman" w:cs="Times New Roman"/>
          <w:i/>
        </w:rPr>
        <w:t>Toggle s</w:t>
      </w:r>
      <w:r>
        <w:rPr>
          <w:rFonts w:ascii="Times New Roman" w:hAnsi="Times New Roman" w:cs="Times New Roman"/>
          <w:i/>
        </w:rPr>
        <w:t>witch flips between two options</w:t>
      </w:r>
      <w:r w:rsidRPr="00482B4C">
        <w:rPr>
          <w:rFonts w:ascii="Times New Roman" w:hAnsi="Times New Roman" w:cs="Times New Roman"/>
          <w:i/>
        </w:rPr>
        <w:t xml:space="preserve"> </w:t>
      </w:r>
    </w:p>
    <w:p w14:paraId="08A6F38F"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Percentage: Open entry, formatted to ##%</w:t>
      </w:r>
    </w:p>
    <w:p w14:paraId="07DA78C3" w14:textId="77777777" w:rsidR="00012324" w:rsidRPr="00636EB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Value: Open entry, formatted to $#,###,###,###</w:t>
      </w:r>
    </w:p>
    <w:p w14:paraId="63579313" w14:textId="77777777" w:rsidR="00012324" w:rsidRPr="00482B4C" w:rsidRDefault="00012324" w:rsidP="00012324">
      <w:pPr>
        <w:pStyle w:val="ListParagraph"/>
        <w:widowControl w:val="0"/>
        <w:numPr>
          <w:ilvl w:val="0"/>
          <w:numId w:val="14"/>
        </w:numPr>
        <w:autoSpaceDE w:val="0"/>
        <w:autoSpaceDN w:val="0"/>
        <w:adjustRightInd w:val="0"/>
        <w:rPr>
          <w:rFonts w:ascii="Times New Roman" w:hAnsi="Times New Roman" w:cs="Times New Roman"/>
          <w:b/>
        </w:rPr>
      </w:pPr>
      <w:r w:rsidRPr="00482B4C">
        <w:rPr>
          <w:rFonts w:ascii="Times New Roman" w:hAnsi="Times New Roman" w:cs="Times New Roman"/>
          <w:b/>
        </w:rPr>
        <w:t>What is your credit rating?</w:t>
      </w:r>
    </w:p>
    <w:p w14:paraId="31B22F9F" w14:textId="77777777" w:rsidR="00012324" w:rsidRPr="00482B4C"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482B4C">
        <w:rPr>
          <w:rFonts w:ascii="Times New Roman" w:hAnsi="Times New Roman" w:cs="Times New Roman"/>
          <w:i/>
        </w:rPr>
        <w:t>Slider (gradient - red on left, green on right)</w:t>
      </w:r>
    </w:p>
    <w:p w14:paraId="1BD9B9EF"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&lt;500</w:t>
      </w:r>
    </w:p>
    <w:p w14:paraId="0ABED121"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500-579</w:t>
      </w:r>
    </w:p>
    <w:p w14:paraId="5569A785"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580-619</w:t>
      </w:r>
    </w:p>
    <w:p w14:paraId="514C6C90"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620-679</w:t>
      </w:r>
    </w:p>
    <w:p w14:paraId="7BEDA295"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680-719</w:t>
      </w:r>
    </w:p>
    <w:p w14:paraId="668318E6"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720+</w:t>
      </w:r>
    </w:p>
    <w:p w14:paraId="4E5F299D" w14:textId="77777777" w:rsidR="00012324" w:rsidRDefault="00012324" w:rsidP="00012324">
      <w:pPr>
        <w:widowControl w:val="0"/>
        <w:autoSpaceDE w:val="0"/>
        <w:autoSpaceDN w:val="0"/>
        <w:adjustRightInd w:val="0"/>
        <w:rPr>
          <w:rFonts w:ascii="Times New Roman" w:hAnsi="Times New Roman" w:cs="Times New Roman"/>
        </w:rPr>
      </w:pPr>
    </w:p>
    <w:p w14:paraId="33CC41C1" w14:textId="77777777" w:rsidR="00012324" w:rsidRPr="007910F5" w:rsidRDefault="00012324" w:rsidP="00012324">
      <w:pPr>
        <w:widowControl w:val="0"/>
        <w:autoSpaceDE w:val="0"/>
        <w:autoSpaceDN w:val="0"/>
        <w:adjustRightInd w:val="0"/>
        <w:rPr>
          <w:rFonts w:ascii="Times New Roman" w:hAnsi="Times New Roman" w:cs="Times New Roman"/>
        </w:rPr>
      </w:pPr>
    </w:p>
    <w:p w14:paraId="3E035B29" w14:textId="77777777" w:rsidR="00012324" w:rsidRPr="007B7F07" w:rsidRDefault="00012324" w:rsidP="00012324">
      <w:pPr>
        <w:pStyle w:val="ListParagraph"/>
        <w:widowControl w:val="0"/>
        <w:numPr>
          <w:ilvl w:val="2"/>
          <w:numId w:val="1"/>
        </w:numPr>
        <w:autoSpaceDE w:val="0"/>
        <w:autoSpaceDN w:val="0"/>
        <w:adjustRightInd w:val="0"/>
        <w:rPr>
          <w:rFonts w:ascii="Times New Roman" w:hAnsi="Times New Roman" w:cs="Times New Roman"/>
          <w:b/>
        </w:rPr>
      </w:pPr>
      <w:r w:rsidRPr="007B7F07">
        <w:rPr>
          <w:rFonts w:ascii="Times New Roman" w:hAnsi="Times New Roman" w:cs="Times New Roman"/>
          <w:b/>
        </w:rPr>
        <w:t xml:space="preserve">Answers </w:t>
      </w:r>
      <w:r>
        <w:rPr>
          <w:rFonts w:ascii="Times New Roman" w:hAnsi="Times New Roman" w:cs="Times New Roman"/>
          <w:b/>
        </w:rPr>
        <w:t>Refinance</w:t>
      </w:r>
    </w:p>
    <w:p w14:paraId="21CD09C4" w14:textId="77777777" w:rsidR="00012324" w:rsidRPr="008B50AE" w:rsidRDefault="00012324" w:rsidP="00012324">
      <w:pPr>
        <w:pStyle w:val="ListParagraph"/>
        <w:widowControl w:val="0"/>
        <w:numPr>
          <w:ilvl w:val="0"/>
          <w:numId w:val="13"/>
        </w:numPr>
        <w:autoSpaceDE w:val="0"/>
        <w:autoSpaceDN w:val="0"/>
        <w:adjustRightInd w:val="0"/>
        <w:rPr>
          <w:rFonts w:ascii="Times New Roman" w:hAnsi="Times New Roman" w:cs="Times New Roman"/>
        </w:rPr>
      </w:pPr>
      <w:r>
        <w:rPr>
          <w:rFonts w:ascii="Times New Roman" w:hAnsi="Times New Roman" w:cs="Times New Roman"/>
          <w:b/>
        </w:rPr>
        <w:t>Why do you want to refinance?</w:t>
      </w:r>
    </w:p>
    <w:p w14:paraId="51FC5DD2"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Lower mortgage payments</w:t>
      </w:r>
    </w:p>
    <w:p w14:paraId="59A83547"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Tap into equity/cash out</w:t>
      </w:r>
    </w:p>
    <w:p w14:paraId="2510C587" w14:textId="77777777" w:rsidR="00012324" w:rsidRPr="00BF0C1D"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Lower interest rate</w:t>
      </w:r>
    </w:p>
    <w:p w14:paraId="0F7692A1" w14:textId="77777777" w:rsidR="00012324" w:rsidRDefault="00012324" w:rsidP="00012324">
      <w:pPr>
        <w:pStyle w:val="ListParagraph"/>
        <w:widowControl w:val="0"/>
        <w:numPr>
          <w:ilvl w:val="0"/>
          <w:numId w:val="13"/>
        </w:numPr>
        <w:autoSpaceDE w:val="0"/>
        <w:autoSpaceDN w:val="0"/>
        <w:adjustRightInd w:val="0"/>
        <w:rPr>
          <w:rFonts w:ascii="Times New Roman" w:hAnsi="Times New Roman" w:cs="Times New Roman"/>
          <w:b/>
        </w:rPr>
      </w:pPr>
      <w:r>
        <w:rPr>
          <w:rFonts w:ascii="Times New Roman" w:hAnsi="Times New Roman" w:cs="Times New Roman"/>
          <w:b/>
        </w:rPr>
        <w:t>Where is your property located?</w:t>
      </w:r>
    </w:p>
    <w:p w14:paraId="52E3E202" w14:textId="77777777" w:rsidR="00012324" w:rsidRPr="00EB54A0"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Pr>
          <w:rFonts w:ascii="Times New Roman" w:hAnsi="Times New Roman" w:cs="Times New Roman"/>
        </w:rPr>
        <w:t xml:space="preserve">Zip Code: Open entry </w:t>
      </w:r>
      <w:r>
        <w:rPr>
          <w:rFonts w:ascii="Times New Roman" w:hAnsi="Times New Roman" w:cs="Times New Roman"/>
          <w:i/>
        </w:rPr>
        <w:t>(Automatically populates county, city and state below)</w:t>
      </w:r>
    </w:p>
    <w:p w14:paraId="0B62576C" w14:textId="77777777" w:rsidR="00012324" w:rsidRPr="00437AB9"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Pr>
          <w:rFonts w:ascii="Times New Roman" w:hAnsi="Times New Roman" w:cs="Times New Roman"/>
          <w:i/>
        </w:rPr>
        <w:t xml:space="preserve">If anything other than CA selected, take them to new screen that says “Our licensing for your state is currently pending. Give us your information and we’ll reach out to you as soon as we’re licensed.” Form field </w:t>
      </w:r>
      <w:r w:rsidRPr="00437AB9">
        <w:rPr>
          <w:rFonts w:ascii="Times New Roman" w:hAnsi="Times New Roman" w:cs="Times New Roman"/>
          <w:i/>
        </w:rPr>
        <w:t>for name, phone and e-mail</w:t>
      </w:r>
    </w:p>
    <w:p w14:paraId="56C084E7" w14:textId="77777777" w:rsidR="00012324" w:rsidRDefault="00012324" w:rsidP="00012324">
      <w:pPr>
        <w:pStyle w:val="ListParagraph"/>
        <w:widowControl w:val="0"/>
        <w:numPr>
          <w:ilvl w:val="0"/>
          <w:numId w:val="13"/>
        </w:numPr>
        <w:autoSpaceDE w:val="0"/>
        <w:autoSpaceDN w:val="0"/>
        <w:adjustRightInd w:val="0"/>
        <w:rPr>
          <w:rFonts w:ascii="Times New Roman" w:hAnsi="Times New Roman" w:cs="Times New Roman"/>
          <w:b/>
        </w:rPr>
      </w:pPr>
      <w:r>
        <w:rPr>
          <w:rFonts w:ascii="Times New Roman" w:hAnsi="Times New Roman" w:cs="Times New Roman"/>
          <w:b/>
        </w:rPr>
        <w:t>What type of property is it?</w:t>
      </w:r>
    </w:p>
    <w:p w14:paraId="32B77460" w14:textId="77777777" w:rsidR="00012324" w:rsidRPr="00482B4C"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482B4C">
        <w:rPr>
          <w:rFonts w:ascii="Times New Roman" w:hAnsi="Times New Roman" w:cs="Times New Roman"/>
          <w:i/>
        </w:rPr>
        <w:t>Four vertical options with a circle button next to each</w:t>
      </w:r>
    </w:p>
    <w:p w14:paraId="42F85447" w14:textId="77777777" w:rsidR="00012324" w:rsidRPr="00556D41" w:rsidRDefault="00012324" w:rsidP="00012324">
      <w:pPr>
        <w:pStyle w:val="ListParagraph"/>
        <w:widowControl w:val="0"/>
        <w:numPr>
          <w:ilvl w:val="4"/>
          <w:numId w:val="1"/>
        </w:numPr>
        <w:autoSpaceDE w:val="0"/>
        <w:autoSpaceDN w:val="0"/>
        <w:adjustRightInd w:val="0"/>
        <w:rPr>
          <w:rFonts w:ascii="Times New Roman" w:hAnsi="Times New Roman" w:cs="Times New Roman"/>
          <w:b/>
        </w:rPr>
      </w:pPr>
      <w:r w:rsidRPr="00556D41">
        <w:rPr>
          <w:rFonts w:ascii="Times New Roman" w:hAnsi="Times New Roman" w:cs="Times New Roman"/>
        </w:rPr>
        <w:t>Single family residence</w:t>
      </w:r>
    </w:p>
    <w:p w14:paraId="4BC5F39F" w14:textId="77777777" w:rsidR="00012324" w:rsidRPr="00942D59" w:rsidRDefault="00012324" w:rsidP="00012324">
      <w:pPr>
        <w:pStyle w:val="ListParagraph"/>
        <w:widowControl w:val="0"/>
        <w:numPr>
          <w:ilvl w:val="4"/>
          <w:numId w:val="1"/>
        </w:numPr>
        <w:autoSpaceDE w:val="0"/>
        <w:autoSpaceDN w:val="0"/>
        <w:adjustRightInd w:val="0"/>
        <w:rPr>
          <w:rFonts w:ascii="Times New Roman" w:hAnsi="Times New Roman" w:cs="Times New Roman"/>
          <w:b/>
          <w:color w:val="FF0000"/>
        </w:rPr>
      </w:pPr>
      <w:r w:rsidRPr="00942D59">
        <w:rPr>
          <w:rFonts w:ascii="Times New Roman" w:hAnsi="Times New Roman" w:cs="Times New Roman"/>
          <w:color w:val="FF0000"/>
        </w:rPr>
        <w:t>###</w:t>
      </w:r>
    </w:p>
    <w:p w14:paraId="041FEDB6" w14:textId="77777777" w:rsidR="00012324" w:rsidRPr="00942D59" w:rsidRDefault="00012324" w:rsidP="00012324">
      <w:pPr>
        <w:pStyle w:val="ListParagraph"/>
        <w:widowControl w:val="0"/>
        <w:numPr>
          <w:ilvl w:val="4"/>
          <w:numId w:val="1"/>
        </w:numPr>
        <w:autoSpaceDE w:val="0"/>
        <w:autoSpaceDN w:val="0"/>
        <w:adjustRightInd w:val="0"/>
        <w:rPr>
          <w:rFonts w:ascii="Times New Roman" w:hAnsi="Times New Roman" w:cs="Times New Roman"/>
          <w:b/>
          <w:color w:val="FF0000"/>
        </w:rPr>
      </w:pPr>
      <w:r w:rsidRPr="00942D59">
        <w:rPr>
          <w:rFonts w:ascii="Times New Roman" w:hAnsi="Times New Roman" w:cs="Times New Roman"/>
          <w:color w:val="FF0000"/>
        </w:rPr>
        <w:t>###</w:t>
      </w:r>
    </w:p>
    <w:p w14:paraId="57EF1584" w14:textId="77777777" w:rsidR="00012324" w:rsidRPr="00942D59" w:rsidRDefault="00012324" w:rsidP="00012324">
      <w:pPr>
        <w:pStyle w:val="ListParagraph"/>
        <w:widowControl w:val="0"/>
        <w:numPr>
          <w:ilvl w:val="4"/>
          <w:numId w:val="1"/>
        </w:numPr>
        <w:autoSpaceDE w:val="0"/>
        <w:autoSpaceDN w:val="0"/>
        <w:adjustRightInd w:val="0"/>
        <w:rPr>
          <w:rFonts w:ascii="Times New Roman" w:hAnsi="Times New Roman" w:cs="Times New Roman"/>
          <w:b/>
          <w:color w:val="FF0000"/>
        </w:rPr>
      </w:pPr>
      <w:r w:rsidRPr="00942D59">
        <w:rPr>
          <w:rFonts w:ascii="Times New Roman" w:hAnsi="Times New Roman" w:cs="Times New Roman"/>
          <w:color w:val="FF0000"/>
        </w:rPr>
        <w:t>###</w:t>
      </w:r>
    </w:p>
    <w:p w14:paraId="0A193DDA" w14:textId="77777777" w:rsidR="00012324" w:rsidRPr="00482B4C" w:rsidRDefault="00012324" w:rsidP="00012324">
      <w:pPr>
        <w:pStyle w:val="ListParagraph"/>
        <w:widowControl w:val="0"/>
        <w:numPr>
          <w:ilvl w:val="0"/>
          <w:numId w:val="13"/>
        </w:numPr>
        <w:autoSpaceDE w:val="0"/>
        <w:autoSpaceDN w:val="0"/>
        <w:adjustRightInd w:val="0"/>
        <w:rPr>
          <w:rFonts w:ascii="Times New Roman" w:hAnsi="Times New Roman" w:cs="Times New Roman"/>
          <w:b/>
        </w:rPr>
      </w:pPr>
      <w:r>
        <w:rPr>
          <w:rFonts w:ascii="Times New Roman" w:hAnsi="Times New Roman" w:cs="Times New Roman"/>
          <w:b/>
        </w:rPr>
        <w:t>How much do you owe on your mortgage</w:t>
      </w:r>
      <w:r w:rsidRPr="00482B4C">
        <w:rPr>
          <w:rFonts w:ascii="Times New Roman" w:hAnsi="Times New Roman" w:cs="Times New Roman"/>
          <w:b/>
        </w:rPr>
        <w:t>?</w:t>
      </w:r>
    </w:p>
    <w:p w14:paraId="05667FF5" w14:textId="77777777" w:rsidR="00012324" w:rsidRPr="00482B4C"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482B4C">
        <w:rPr>
          <w:rFonts w:ascii="Times New Roman" w:hAnsi="Times New Roman" w:cs="Times New Roman"/>
          <w:i/>
        </w:rPr>
        <w:t>Open entry. Entry formatted to $#,###,###,###</w:t>
      </w:r>
    </w:p>
    <w:p w14:paraId="4847907A" w14:textId="77777777" w:rsidR="00012324" w:rsidRPr="00482B4C" w:rsidRDefault="00012324" w:rsidP="00012324">
      <w:pPr>
        <w:pStyle w:val="ListParagraph"/>
        <w:widowControl w:val="0"/>
        <w:numPr>
          <w:ilvl w:val="0"/>
          <w:numId w:val="13"/>
        </w:numPr>
        <w:autoSpaceDE w:val="0"/>
        <w:autoSpaceDN w:val="0"/>
        <w:adjustRightInd w:val="0"/>
        <w:rPr>
          <w:rFonts w:ascii="Times New Roman" w:hAnsi="Times New Roman" w:cs="Times New Roman"/>
          <w:b/>
        </w:rPr>
      </w:pPr>
      <w:r>
        <w:rPr>
          <w:rFonts w:ascii="Times New Roman" w:hAnsi="Times New Roman" w:cs="Times New Roman"/>
          <w:b/>
        </w:rPr>
        <w:t>How much is your home worth today</w:t>
      </w:r>
      <w:r w:rsidRPr="00482B4C">
        <w:rPr>
          <w:rFonts w:ascii="Times New Roman" w:hAnsi="Times New Roman" w:cs="Times New Roman"/>
          <w:b/>
        </w:rPr>
        <w:t>?</w:t>
      </w:r>
    </w:p>
    <w:p w14:paraId="7C7E742E" w14:textId="77777777" w:rsidR="00012324" w:rsidRPr="008B50AE"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8B50AE">
        <w:rPr>
          <w:rFonts w:ascii="Times New Roman" w:hAnsi="Times New Roman" w:cs="Times New Roman"/>
          <w:i/>
        </w:rPr>
        <w:t>Open entry, formatted to $#,###,###,###</w:t>
      </w:r>
    </w:p>
    <w:p w14:paraId="1A3BFD14" w14:textId="77777777" w:rsidR="00012324" w:rsidRPr="00482B4C" w:rsidRDefault="00012324" w:rsidP="00012324">
      <w:pPr>
        <w:pStyle w:val="ListParagraph"/>
        <w:widowControl w:val="0"/>
        <w:numPr>
          <w:ilvl w:val="0"/>
          <w:numId w:val="13"/>
        </w:numPr>
        <w:autoSpaceDE w:val="0"/>
        <w:autoSpaceDN w:val="0"/>
        <w:adjustRightInd w:val="0"/>
        <w:rPr>
          <w:rFonts w:ascii="Times New Roman" w:hAnsi="Times New Roman" w:cs="Times New Roman"/>
          <w:b/>
        </w:rPr>
      </w:pPr>
      <w:r w:rsidRPr="00482B4C">
        <w:rPr>
          <w:rFonts w:ascii="Times New Roman" w:hAnsi="Times New Roman" w:cs="Times New Roman"/>
          <w:b/>
        </w:rPr>
        <w:t>What is your credit rating?</w:t>
      </w:r>
    </w:p>
    <w:p w14:paraId="0A689F31" w14:textId="77777777" w:rsidR="00012324" w:rsidRPr="00482B4C" w:rsidRDefault="00012324" w:rsidP="00012324">
      <w:pPr>
        <w:pStyle w:val="ListParagraph"/>
        <w:widowControl w:val="0"/>
        <w:numPr>
          <w:ilvl w:val="4"/>
          <w:numId w:val="1"/>
        </w:numPr>
        <w:autoSpaceDE w:val="0"/>
        <w:autoSpaceDN w:val="0"/>
        <w:adjustRightInd w:val="0"/>
        <w:rPr>
          <w:rFonts w:ascii="Times New Roman" w:hAnsi="Times New Roman" w:cs="Times New Roman"/>
          <w:i/>
        </w:rPr>
      </w:pPr>
      <w:r w:rsidRPr="00482B4C">
        <w:rPr>
          <w:rFonts w:ascii="Times New Roman" w:hAnsi="Times New Roman" w:cs="Times New Roman"/>
          <w:i/>
        </w:rPr>
        <w:t>Slider (gradient - red on left, green on right)</w:t>
      </w:r>
    </w:p>
    <w:p w14:paraId="6AAFD3BE"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&lt;500</w:t>
      </w:r>
    </w:p>
    <w:p w14:paraId="765B2205"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500-579</w:t>
      </w:r>
    </w:p>
    <w:p w14:paraId="21351FA4"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lastRenderedPageBreak/>
        <w:t>580-619</w:t>
      </w:r>
    </w:p>
    <w:p w14:paraId="0E0B99F1"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620-679</w:t>
      </w:r>
    </w:p>
    <w:p w14:paraId="6E1D7157"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680-719</w:t>
      </w:r>
    </w:p>
    <w:p w14:paraId="7A91F8AF" w14:textId="77777777" w:rsidR="00012324" w:rsidRDefault="00012324" w:rsidP="00012324">
      <w:pPr>
        <w:pStyle w:val="ListParagraph"/>
        <w:widowControl w:val="0"/>
        <w:numPr>
          <w:ilvl w:val="4"/>
          <w:numId w:val="1"/>
        </w:numPr>
        <w:autoSpaceDE w:val="0"/>
        <w:autoSpaceDN w:val="0"/>
        <w:adjustRightInd w:val="0"/>
        <w:rPr>
          <w:rFonts w:ascii="Times New Roman" w:hAnsi="Times New Roman" w:cs="Times New Roman"/>
        </w:rPr>
      </w:pPr>
      <w:r>
        <w:rPr>
          <w:rFonts w:ascii="Times New Roman" w:hAnsi="Times New Roman" w:cs="Times New Roman"/>
        </w:rPr>
        <w:t>720+</w:t>
      </w:r>
    </w:p>
    <w:p w14:paraId="4CFE48EF" w14:textId="77777777" w:rsidR="00012324" w:rsidRDefault="00012324" w:rsidP="00012324">
      <w:pPr>
        <w:widowControl w:val="0"/>
        <w:autoSpaceDE w:val="0"/>
        <w:autoSpaceDN w:val="0"/>
        <w:adjustRightInd w:val="0"/>
        <w:rPr>
          <w:rFonts w:ascii="Times New Roman" w:hAnsi="Times New Roman" w:cs="Times New Roman"/>
        </w:rPr>
      </w:pPr>
    </w:p>
    <w:p w14:paraId="5240E04D" w14:textId="6FB6169D" w:rsidR="00012324" w:rsidRPr="007910F5" w:rsidDel="008E1000" w:rsidRDefault="00012324" w:rsidP="00211AC2">
      <w:pPr>
        <w:widowControl w:val="0"/>
        <w:autoSpaceDE w:val="0"/>
        <w:autoSpaceDN w:val="0"/>
        <w:adjustRightInd w:val="0"/>
        <w:ind w:left="1800"/>
        <w:rPr>
          <w:del w:id="307" w:author="Ori Y Zohar" w:date="2013-11-07T10:37:00Z"/>
          <w:rFonts w:ascii="Times New Roman" w:hAnsi="Times New Roman" w:cs="Times New Roman"/>
        </w:rPr>
        <w:pPrChange w:id="308" w:author="Betsy Chapman" w:date="2013-11-07T15:18:00Z">
          <w:pPr>
            <w:widowControl w:val="0"/>
            <w:autoSpaceDE w:val="0"/>
            <w:autoSpaceDN w:val="0"/>
            <w:adjustRightInd w:val="0"/>
          </w:pPr>
        </w:pPrChange>
      </w:pPr>
    </w:p>
    <w:p w14:paraId="1DE9BDE5" w14:textId="49A3A5F8" w:rsidR="00012324" w:rsidRPr="00636EB4" w:rsidDel="00211AC2" w:rsidRDefault="00012324" w:rsidP="00211AC2">
      <w:pPr>
        <w:pStyle w:val="ListParagraph"/>
        <w:widowControl w:val="0"/>
        <w:autoSpaceDE w:val="0"/>
        <w:autoSpaceDN w:val="0"/>
        <w:adjustRightInd w:val="0"/>
        <w:ind w:left="1800"/>
        <w:rPr>
          <w:del w:id="309" w:author="Betsy Chapman" w:date="2013-11-07T15:18:00Z"/>
          <w:rFonts w:ascii="Times New Roman" w:hAnsi="Times New Roman" w:cs="Times New Roman"/>
        </w:rPr>
        <w:pPrChange w:id="310" w:author="Betsy Chapman" w:date="2013-11-07T15:18:00Z">
          <w:pPr>
            <w:pStyle w:val="ListParagraph"/>
            <w:widowControl w:val="0"/>
            <w:numPr>
              <w:ilvl w:val="2"/>
              <w:numId w:val="1"/>
            </w:numPr>
            <w:autoSpaceDE w:val="0"/>
            <w:autoSpaceDN w:val="0"/>
            <w:adjustRightInd w:val="0"/>
            <w:ind w:left="1800" w:hanging="360"/>
          </w:pPr>
        </w:pPrChange>
      </w:pPr>
      <w:moveFromRangeStart w:id="311" w:author="Ori Y Zohar" w:date="2013-11-07T10:33:00Z" w:name="move245439722"/>
      <w:moveFrom w:id="312" w:author="Ori Y Zohar" w:date="2013-11-07T10:33:00Z">
        <w:r w:rsidDel="00012324">
          <w:rPr>
            <w:rFonts w:ascii="Times New Roman" w:hAnsi="Times New Roman" w:cs="Times New Roman"/>
            <w:b/>
          </w:rPr>
          <w:t>Resu</w:t>
        </w:r>
        <w:del w:id="313" w:author="Betsy Chapman" w:date="2013-11-07T15:18:00Z">
          <w:r w:rsidDel="00211AC2">
            <w:rPr>
              <w:rFonts w:ascii="Times New Roman" w:hAnsi="Times New Roman" w:cs="Times New Roman"/>
              <w:b/>
            </w:rPr>
            <w:delText xml:space="preserve">lts </w:delText>
          </w:r>
        </w:del>
      </w:moveFrom>
    </w:p>
    <w:p w14:paraId="2B26BE74" w14:textId="27269A78" w:rsidR="00012324" w:rsidRPr="00694AC9" w:rsidDel="00012324" w:rsidRDefault="00012324" w:rsidP="00211AC2">
      <w:pPr>
        <w:pStyle w:val="ListParagraph"/>
        <w:widowControl w:val="0"/>
        <w:autoSpaceDE w:val="0"/>
        <w:autoSpaceDN w:val="0"/>
        <w:adjustRightInd w:val="0"/>
        <w:ind w:left="1800"/>
        <w:rPr>
          <w:rFonts w:ascii="Times New Roman" w:hAnsi="Times New Roman" w:cs="Times New Roman"/>
          <w:i/>
        </w:rPr>
        <w:pPrChange w:id="314" w:author="Betsy Chapman" w:date="2013-11-07T15:18:00Z">
          <w:pPr>
            <w:pStyle w:val="ListParagraph"/>
            <w:widowControl w:val="0"/>
            <w:numPr>
              <w:ilvl w:val="3"/>
              <w:numId w:val="1"/>
            </w:numPr>
            <w:autoSpaceDE w:val="0"/>
            <w:autoSpaceDN w:val="0"/>
            <w:adjustRightInd w:val="0"/>
            <w:ind w:left="2520" w:hanging="360"/>
          </w:pPr>
        </w:pPrChange>
      </w:pPr>
      <w:moveFrom w:id="315" w:author="Ori Y Zohar" w:date="2013-11-07T10:33:00Z">
        <w:del w:id="316" w:author="Betsy Chapman" w:date="2013-11-07T15:18:00Z">
          <w:r w:rsidRPr="00694AC9" w:rsidDel="00211AC2">
            <w:rPr>
              <w:rFonts w:ascii="Times New Roman" w:hAnsi="Times New Roman" w:cs="Times New Roman"/>
              <w:b/>
            </w:rPr>
            <w:delText xml:space="preserve">Header: </w:delText>
          </w:r>
          <w:r w:rsidDel="00211AC2">
            <w:rPr>
              <w:rFonts w:ascii="Times New Roman" w:hAnsi="Times New Roman" w:cs="Times New Roman"/>
            </w:rPr>
            <w:delText>Results</w:delText>
          </w:r>
        </w:del>
      </w:moveFrom>
    </w:p>
    <w:moveFromRangeEnd w:id="311"/>
    <w:p w14:paraId="08652DD4" w14:textId="5E0B3122" w:rsidR="00012324" w:rsidRPr="00694AC9" w:rsidDel="008E1000" w:rsidRDefault="00012324" w:rsidP="00012324">
      <w:pPr>
        <w:pStyle w:val="ListParagraph"/>
        <w:widowControl w:val="0"/>
        <w:numPr>
          <w:ilvl w:val="3"/>
          <w:numId w:val="1"/>
        </w:numPr>
        <w:autoSpaceDE w:val="0"/>
        <w:autoSpaceDN w:val="0"/>
        <w:adjustRightInd w:val="0"/>
        <w:rPr>
          <w:del w:id="317" w:author="Ori Y Zohar" w:date="2013-11-07T10:36:00Z"/>
          <w:rFonts w:ascii="Times New Roman" w:hAnsi="Times New Roman" w:cs="Times New Roman"/>
          <w:i/>
        </w:rPr>
      </w:pPr>
      <w:del w:id="318" w:author="Ori Y Zohar" w:date="2013-11-07T10:33:00Z">
        <w:r w:rsidRPr="00694AC9" w:rsidDel="008E1000">
          <w:rPr>
            <w:rFonts w:ascii="Times New Roman" w:hAnsi="Times New Roman" w:cs="Times New Roman"/>
            <w:b/>
          </w:rPr>
          <w:delText>Sub-head</w:delText>
        </w:r>
      </w:del>
      <w:del w:id="319" w:author="Ori Y Zohar" w:date="2013-11-07T10:36:00Z">
        <w:r w:rsidRPr="00694AC9" w:rsidDel="008E1000">
          <w:rPr>
            <w:rFonts w:ascii="Times New Roman" w:hAnsi="Times New Roman" w:cs="Times New Roman"/>
            <w:b/>
          </w:rPr>
          <w:delText xml:space="preserve">: </w:delText>
        </w:r>
        <w:r w:rsidRPr="00694AC9" w:rsidDel="008E1000">
          <w:rPr>
            <w:rFonts w:ascii="Times New Roman" w:hAnsi="Times New Roman" w:cs="Times New Roman"/>
          </w:rPr>
          <w:delText xml:space="preserve">Your mortgage profile is almost complete! We need a little more information for our advisors </w:delText>
        </w:r>
        <w:r w:rsidDel="008E1000">
          <w:rPr>
            <w:rFonts w:ascii="Times New Roman" w:hAnsi="Times New Roman" w:cs="Times New Roman"/>
          </w:rPr>
          <w:delText xml:space="preserve">to be able </w:delText>
        </w:r>
        <w:r w:rsidRPr="00694AC9" w:rsidDel="008E1000">
          <w:rPr>
            <w:rFonts w:ascii="Times New Roman" w:hAnsi="Times New Roman" w:cs="Times New Roman"/>
          </w:rPr>
          <w:delText>to help you find the right mortgage.</w:delText>
        </w:r>
      </w:del>
    </w:p>
    <w:p w14:paraId="0AE1115C" w14:textId="6E68DE82" w:rsidR="008E1000" w:rsidDel="008E1000" w:rsidRDefault="008E1000" w:rsidP="008E1000">
      <w:pPr>
        <w:pStyle w:val="ListParagraph"/>
        <w:widowControl w:val="0"/>
        <w:numPr>
          <w:ilvl w:val="3"/>
          <w:numId w:val="1"/>
        </w:numPr>
        <w:autoSpaceDE w:val="0"/>
        <w:autoSpaceDN w:val="0"/>
        <w:adjustRightInd w:val="0"/>
        <w:rPr>
          <w:del w:id="320" w:author="Ori Y Zohar" w:date="2013-11-07T10:36:00Z"/>
          <w:rFonts w:ascii="Times New Roman" w:hAnsi="Times New Roman" w:cs="Times New Roman"/>
        </w:rPr>
      </w:pPr>
      <w:moveToRangeStart w:id="321" w:author="Ori Y Zohar" w:date="2013-11-07T10:34:00Z" w:name="move245439773"/>
      <w:moveTo w:id="322" w:author="Ori Y Zohar" w:date="2013-11-07T10:34:00Z">
        <w:del w:id="323" w:author="Ori Y Zohar" w:date="2013-11-07T10:36:00Z">
          <w:r w:rsidDel="008E1000">
            <w:rPr>
              <w:rFonts w:ascii="Times New Roman" w:hAnsi="Times New Roman" w:cs="Times New Roman"/>
            </w:rPr>
            <w:delText>Your Information</w:delText>
          </w:r>
        </w:del>
      </w:moveTo>
    </w:p>
    <w:p w14:paraId="7763B5F5" w14:textId="17953451" w:rsidR="008E1000" w:rsidRPr="00EB54A0" w:rsidDel="008E1000" w:rsidRDefault="008E1000" w:rsidP="008E1000">
      <w:pPr>
        <w:pStyle w:val="ListParagraph"/>
        <w:widowControl w:val="0"/>
        <w:numPr>
          <w:ilvl w:val="4"/>
          <w:numId w:val="1"/>
        </w:numPr>
        <w:autoSpaceDE w:val="0"/>
        <w:autoSpaceDN w:val="0"/>
        <w:adjustRightInd w:val="0"/>
        <w:rPr>
          <w:del w:id="324" w:author="Ori Y Zohar" w:date="2013-11-07T10:36:00Z"/>
          <w:rFonts w:ascii="Times New Roman" w:hAnsi="Times New Roman" w:cs="Times New Roman"/>
          <w:i/>
        </w:rPr>
      </w:pPr>
      <w:moveTo w:id="325" w:author="Ori Y Zohar" w:date="2013-11-07T10:34:00Z">
        <w:del w:id="326" w:author="Ori Y Zohar" w:date="2013-11-07T10:36:00Z">
          <w:r w:rsidRPr="00EB54A0" w:rsidDel="008E1000">
            <w:rPr>
              <w:rFonts w:ascii="Times New Roman" w:hAnsi="Times New Roman" w:cs="Times New Roman"/>
              <w:i/>
            </w:rPr>
            <w:delText>Form fie</w:delText>
          </w:r>
          <w:r w:rsidDel="008E1000">
            <w:rPr>
              <w:rFonts w:ascii="Times New Roman" w:hAnsi="Times New Roman" w:cs="Times New Roman"/>
              <w:i/>
            </w:rPr>
            <w:delText>l</w:delText>
          </w:r>
          <w:r w:rsidRPr="00EB54A0" w:rsidDel="008E1000">
            <w:rPr>
              <w:rFonts w:ascii="Times New Roman" w:hAnsi="Times New Roman" w:cs="Times New Roman"/>
              <w:i/>
            </w:rPr>
            <w:delText>ds</w:delText>
          </w:r>
        </w:del>
      </w:moveTo>
    </w:p>
    <w:p w14:paraId="47487968" w14:textId="5204C4F1" w:rsidR="008E1000" w:rsidDel="008E1000" w:rsidRDefault="008E1000" w:rsidP="008E1000">
      <w:pPr>
        <w:pStyle w:val="ListParagraph"/>
        <w:widowControl w:val="0"/>
        <w:numPr>
          <w:ilvl w:val="4"/>
          <w:numId w:val="1"/>
        </w:numPr>
        <w:autoSpaceDE w:val="0"/>
        <w:autoSpaceDN w:val="0"/>
        <w:adjustRightInd w:val="0"/>
        <w:rPr>
          <w:del w:id="327" w:author="Ori Y Zohar" w:date="2013-11-07T10:36:00Z"/>
          <w:rFonts w:ascii="Times New Roman" w:hAnsi="Times New Roman" w:cs="Times New Roman"/>
        </w:rPr>
      </w:pPr>
      <w:moveTo w:id="328" w:author="Ori Y Zohar" w:date="2013-11-07T10:34:00Z">
        <w:del w:id="329" w:author="Ori Y Zohar" w:date="2013-11-07T10:36:00Z">
          <w:r w:rsidDel="008E1000">
            <w:rPr>
              <w:rFonts w:ascii="Times New Roman" w:hAnsi="Times New Roman" w:cs="Times New Roman"/>
            </w:rPr>
            <w:delText>First and Last Name:</w:delText>
          </w:r>
        </w:del>
      </w:moveTo>
    </w:p>
    <w:p w14:paraId="426658EE" w14:textId="1C043043" w:rsidR="008E1000" w:rsidDel="008E1000" w:rsidRDefault="008E1000" w:rsidP="008E1000">
      <w:pPr>
        <w:pStyle w:val="ListParagraph"/>
        <w:widowControl w:val="0"/>
        <w:numPr>
          <w:ilvl w:val="4"/>
          <w:numId w:val="1"/>
        </w:numPr>
        <w:autoSpaceDE w:val="0"/>
        <w:autoSpaceDN w:val="0"/>
        <w:adjustRightInd w:val="0"/>
        <w:rPr>
          <w:del w:id="330" w:author="Ori Y Zohar" w:date="2013-11-07T10:36:00Z"/>
          <w:rFonts w:ascii="Times New Roman" w:hAnsi="Times New Roman" w:cs="Times New Roman"/>
        </w:rPr>
      </w:pPr>
      <w:moveTo w:id="331" w:author="Ori Y Zohar" w:date="2013-11-07T10:34:00Z">
        <w:del w:id="332" w:author="Ori Y Zohar" w:date="2013-11-07T10:36:00Z">
          <w:r w:rsidDel="008E1000">
            <w:rPr>
              <w:rFonts w:ascii="Times New Roman" w:hAnsi="Times New Roman" w:cs="Times New Roman"/>
            </w:rPr>
            <w:delText>E-mail:</w:delText>
          </w:r>
        </w:del>
      </w:moveTo>
    </w:p>
    <w:p w14:paraId="6B6E8D9B" w14:textId="3CA05548" w:rsidR="008E1000" w:rsidDel="008E1000" w:rsidRDefault="008E1000" w:rsidP="008E1000">
      <w:pPr>
        <w:pStyle w:val="ListParagraph"/>
        <w:widowControl w:val="0"/>
        <w:numPr>
          <w:ilvl w:val="5"/>
          <w:numId w:val="1"/>
        </w:numPr>
        <w:autoSpaceDE w:val="0"/>
        <w:autoSpaceDN w:val="0"/>
        <w:adjustRightInd w:val="0"/>
        <w:rPr>
          <w:del w:id="333" w:author="Ori Y Zohar" w:date="2013-11-07T10:36:00Z"/>
          <w:rFonts w:ascii="Times New Roman" w:hAnsi="Times New Roman" w:cs="Times New Roman"/>
        </w:rPr>
      </w:pPr>
      <w:moveTo w:id="334" w:author="Ori Y Zohar" w:date="2013-11-07T10:34:00Z">
        <w:del w:id="335" w:author="Ori Y Zohar" w:date="2013-11-07T10:36:00Z">
          <w:r w:rsidDel="008E1000">
            <w:rPr>
              <w:rFonts w:ascii="Times New Roman" w:hAnsi="Times New Roman" w:cs="Times New Roman"/>
            </w:rPr>
            <w:delText>Check box next to text that says “I’d like to stay up to date by adding myself to Sindeo’s mailing list.”</w:delText>
          </w:r>
        </w:del>
      </w:moveTo>
    </w:p>
    <w:p w14:paraId="0B3B69C6" w14:textId="6DF491BB" w:rsidR="008E1000" w:rsidDel="008E1000" w:rsidRDefault="008E1000" w:rsidP="008E1000">
      <w:pPr>
        <w:pStyle w:val="ListParagraph"/>
        <w:widowControl w:val="0"/>
        <w:numPr>
          <w:ilvl w:val="4"/>
          <w:numId w:val="1"/>
        </w:numPr>
        <w:autoSpaceDE w:val="0"/>
        <w:autoSpaceDN w:val="0"/>
        <w:adjustRightInd w:val="0"/>
        <w:rPr>
          <w:del w:id="336" w:author="Ori Y Zohar" w:date="2013-11-07T10:36:00Z"/>
          <w:rFonts w:ascii="Times New Roman" w:hAnsi="Times New Roman" w:cs="Times New Roman"/>
        </w:rPr>
      </w:pPr>
      <w:moveTo w:id="337" w:author="Ori Y Zohar" w:date="2013-11-07T10:34:00Z">
        <w:del w:id="338" w:author="Ori Y Zohar" w:date="2013-11-07T10:36:00Z">
          <w:r w:rsidDel="008E1000">
            <w:rPr>
              <w:rFonts w:ascii="Times New Roman" w:hAnsi="Times New Roman" w:cs="Times New Roman"/>
            </w:rPr>
            <w:delText>Phone:</w:delText>
          </w:r>
        </w:del>
      </w:moveTo>
    </w:p>
    <w:p w14:paraId="01558B27" w14:textId="5A87A652" w:rsidR="008E1000" w:rsidDel="008E1000" w:rsidRDefault="008E1000" w:rsidP="008E1000">
      <w:pPr>
        <w:pStyle w:val="ListParagraph"/>
        <w:widowControl w:val="0"/>
        <w:numPr>
          <w:ilvl w:val="4"/>
          <w:numId w:val="1"/>
        </w:numPr>
        <w:autoSpaceDE w:val="0"/>
        <w:autoSpaceDN w:val="0"/>
        <w:adjustRightInd w:val="0"/>
        <w:rPr>
          <w:del w:id="339" w:author="Ori Y Zohar" w:date="2013-11-07T10:36:00Z"/>
          <w:rFonts w:ascii="Times New Roman" w:hAnsi="Times New Roman" w:cs="Times New Roman"/>
        </w:rPr>
      </w:pPr>
      <w:moveTo w:id="340" w:author="Ori Y Zohar" w:date="2013-11-07T10:34:00Z">
        <w:del w:id="341" w:author="Ori Y Zohar" w:date="2013-11-07T10:36:00Z">
          <w:r w:rsidDel="008E1000">
            <w:rPr>
              <w:rFonts w:ascii="Times New Roman" w:hAnsi="Times New Roman" w:cs="Times New Roman"/>
            </w:rPr>
            <w:delText>Button: Submit</w:delText>
          </w:r>
        </w:del>
      </w:moveTo>
    </w:p>
    <w:p w14:paraId="49C80FD0" w14:textId="21048D81" w:rsidR="008E1000" w:rsidDel="008E1000" w:rsidRDefault="008E1000" w:rsidP="008E1000">
      <w:pPr>
        <w:pStyle w:val="ListParagraph"/>
        <w:widowControl w:val="0"/>
        <w:numPr>
          <w:ilvl w:val="4"/>
          <w:numId w:val="1"/>
        </w:numPr>
        <w:autoSpaceDE w:val="0"/>
        <w:autoSpaceDN w:val="0"/>
        <w:adjustRightInd w:val="0"/>
        <w:rPr>
          <w:del w:id="342" w:author="Ori Y Zohar" w:date="2013-11-07T10:36:00Z"/>
          <w:rFonts w:ascii="Times New Roman" w:hAnsi="Times New Roman" w:cs="Times New Roman"/>
        </w:rPr>
      </w:pPr>
      <w:moveTo w:id="343" w:author="Ori Y Zohar" w:date="2013-11-07T10:34:00Z">
        <w:del w:id="344" w:author="Ori Y Zohar" w:date="2013-11-07T10:36:00Z">
          <w:r w:rsidDel="008E1000">
            <w:rPr>
              <w:rFonts w:ascii="Times New Roman" w:hAnsi="Times New Roman" w:cs="Times New Roman"/>
            </w:rPr>
            <w:delText>We’ll also e-mail you a copy of your profile!</w:delText>
          </w:r>
        </w:del>
      </w:moveTo>
    </w:p>
    <w:p w14:paraId="17C36EE0" w14:textId="77777777" w:rsidR="00012324" w:rsidRPr="00636EB4" w:rsidRDefault="00012324" w:rsidP="00012324">
      <w:pPr>
        <w:pStyle w:val="ListParagraph"/>
        <w:widowControl w:val="0"/>
        <w:numPr>
          <w:ilvl w:val="2"/>
          <w:numId w:val="1"/>
        </w:numPr>
        <w:autoSpaceDE w:val="0"/>
        <w:autoSpaceDN w:val="0"/>
        <w:adjustRightInd w:val="0"/>
        <w:rPr>
          <w:rFonts w:ascii="Times New Roman" w:hAnsi="Times New Roman" w:cs="Times New Roman"/>
        </w:rPr>
      </w:pPr>
      <w:moveToRangeStart w:id="345" w:author="Ori Y Zohar" w:date="2013-11-07T10:33:00Z" w:name="move245439722"/>
      <w:moveToRangeEnd w:id="321"/>
      <w:moveTo w:id="346" w:author="Ori Y Zohar" w:date="2013-11-07T10:33:00Z">
        <w:r>
          <w:rPr>
            <w:rFonts w:ascii="Times New Roman" w:hAnsi="Times New Roman" w:cs="Times New Roman"/>
            <w:b/>
          </w:rPr>
          <w:t xml:space="preserve">Results </w:t>
        </w:r>
      </w:moveTo>
    </w:p>
    <w:p w14:paraId="3F81456A" w14:textId="77777777" w:rsidR="00012324" w:rsidRPr="00694AC9" w:rsidRDefault="00012324" w:rsidP="00012324">
      <w:pPr>
        <w:pStyle w:val="ListParagraph"/>
        <w:widowControl w:val="0"/>
        <w:numPr>
          <w:ilvl w:val="3"/>
          <w:numId w:val="1"/>
        </w:numPr>
        <w:autoSpaceDE w:val="0"/>
        <w:autoSpaceDN w:val="0"/>
        <w:adjustRightInd w:val="0"/>
        <w:rPr>
          <w:rFonts w:ascii="Times New Roman" w:hAnsi="Times New Roman" w:cs="Times New Roman"/>
          <w:i/>
        </w:rPr>
      </w:pPr>
      <w:moveTo w:id="347" w:author="Ori Y Zohar" w:date="2013-11-07T10:33:00Z">
        <w:r w:rsidRPr="00694AC9">
          <w:rPr>
            <w:rFonts w:ascii="Times New Roman" w:hAnsi="Times New Roman" w:cs="Times New Roman"/>
            <w:b/>
          </w:rPr>
          <w:t xml:space="preserve">Header: </w:t>
        </w:r>
        <w:r>
          <w:rPr>
            <w:rFonts w:ascii="Times New Roman" w:hAnsi="Times New Roman" w:cs="Times New Roman"/>
          </w:rPr>
          <w:t>Results</w:t>
        </w:r>
      </w:moveTo>
    </w:p>
    <w:moveToRangeEnd w:id="345"/>
    <w:p w14:paraId="4E9F4839" w14:textId="54C2A352" w:rsidR="00F16C54" w:rsidRPr="00F16C54" w:rsidRDefault="00F16C54" w:rsidP="00012324">
      <w:pPr>
        <w:pStyle w:val="ListParagraph"/>
        <w:widowControl w:val="0"/>
        <w:numPr>
          <w:ilvl w:val="3"/>
          <w:numId w:val="1"/>
        </w:numPr>
        <w:autoSpaceDE w:val="0"/>
        <w:autoSpaceDN w:val="0"/>
        <w:adjustRightInd w:val="0"/>
        <w:rPr>
          <w:ins w:id="348" w:author="Ori Y Zohar" w:date="2013-11-07T11:33:00Z"/>
          <w:rFonts w:ascii="Times New Roman" w:hAnsi="Times New Roman" w:cs="Times New Roman"/>
          <w:b/>
          <w:rPrChange w:id="349" w:author="Ori Y Zohar" w:date="2013-11-07T11:33:00Z">
            <w:rPr>
              <w:ins w:id="350" w:author="Ori Y Zohar" w:date="2013-11-07T11:33:00Z"/>
              <w:rFonts w:ascii="Times New Roman" w:hAnsi="Times New Roman" w:cs="Times New Roman"/>
              <w:i/>
            </w:rPr>
          </w:rPrChange>
        </w:rPr>
      </w:pPr>
      <w:ins w:id="351" w:author="Ori Y Zohar" w:date="2013-11-07T11:33:00Z">
        <w:r w:rsidRPr="00F16C54">
          <w:rPr>
            <w:rFonts w:ascii="Times New Roman" w:hAnsi="Times New Roman" w:cs="Times New Roman"/>
            <w:b/>
            <w:rPrChange w:id="352" w:author="Ori Y Zohar" w:date="2013-11-07T11:33:00Z">
              <w:rPr>
                <w:rFonts w:ascii="Times New Roman" w:hAnsi="Times New Roman" w:cs="Times New Roman"/>
                <w:i/>
              </w:rPr>
            </w:rPrChange>
          </w:rPr>
          <w:t>Results Output</w:t>
        </w:r>
      </w:ins>
    </w:p>
    <w:p w14:paraId="2C9BCEA5" w14:textId="77777777" w:rsidR="00012324" w:rsidRPr="00EB54A0" w:rsidRDefault="00012324">
      <w:pPr>
        <w:pStyle w:val="ListParagraph"/>
        <w:widowControl w:val="0"/>
        <w:numPr>
          <w:ilvl w:val="4"/>
          <w:numId w:val="1"/>
        </w:numPr>
        <w:autoSpaceDE w:val="0"/>
        <w:autoSpaceDN w:val="0"/>
        <w:adjustRightInd w:val="0"/>
        <w:rPr>
          <w:rFonts w:ascii="Times New Roman" w:hAnsi="Times New Roman" w:cs="Times New Roman"/>
          <w:i/>
        </w:rPr>
        <w:pPrChange w:id="353" w:author="Ori Y Zohar" w:date="2013-11-07T11:33:00Z">
          <w:pPr>
            <w:pStyle w:val="ListParagraph"/>
            <w:widowControl w:val="0"/>
            <w:numPr>
              <w:ilvl w:val="3"/>
              <w:numId w:val="1"/>
            </w:numPr>
            <w:autoSpaceDE w:val="0"/>
            <w:autoSpaceDN w:val="0"/>
            <w:adjustRightInd w:val="0"/>
            <w:ind w:left="2520" w:hanging="360"/>
          </w:pPr>
        </w:pPrChange>
      </w:pPr>
      <w:r>
        <w:rPr>
          <w:rFonts w:ascii="Times New Roman" w:hAnsi="Times New Roman" w:cs="Times New Roman"/>
          <w:i/>
        </w:rPr>
        <w:t>Your Mortgage P</w:t>
      </w:r>
      <w:r w:rsidRPr="00EB54A0">
        <w:rPr>
          <w:rFonts w:ascii="Times New Roman" w:hAnsi="Times New Roman" w:cs="Times New Roman"/>
          <w:i/>
        </w:rPr>
        <w:t>rofile</w:t>
      </w:r>
    </w:p>
    <w:p w14:paraId="7053655B" w14:textId="77777777" w:rsidR="00012324" w:rsidRPr="00942D59" w:rsidRDefault="00012324">
      <w:pPr>
        <w:pStyle w:val="ListParagraph"/>
        <w:widowControl w:val="0"/>
        <w:numPr>
          <w:ilvl w:val="4"/>
          <w:numId w:val="1"/>
        </w:numPr>
        <w:autoSpaceDE w:val="0"/>
        <w:autoSpaceDN w:val="0"/>
        <w:adjustRightInd w:val="0"/>
        <w:rPr>
          <w:rFonts w:ascii="Times New Roman" w:hAnsi="Times New Roman" w:cs="Times New Roman"/>
          <w:i/>
        </w:rPr>
        <w:pPrChange w:id="354" w:author="Ori Y Zohar" w:date="2013-11-07T11:33:00Z">
          <w:pPr>
            <w:pStyle w:val="ListParagraph"/>
            <w:widowControl w:val="0"/>
            <w:numPr>
              <w:ilvl w:val="3"/>
              <w:numId w:val="1"/>
            </w:numPr>
            <w:autoSpaceDE w:val="0"/>
            <w:autoSpaceDN w:val="0"/>
            <w:adjustRightInd w:val="0"/>
            <w:ind w:left="2520" w:hanging="360"/>
          </w:pPr>
        </w:pPrChange>
      </w:pPr>
      <w:r>
        <w:rPr>
          <w:rFonts w:ascii="Times New Roman" w:hAnsi="Times New Roman" w:cs="Times New Roman"/>
          <w:i/>
        </w:rPr>
        <w:t xml:space="preserve">Loan To Value Ratio &amp; </w:t>
      </w:r>
      <w:r w:rsidRPr="00942D59">
        <w:rPr>
          <w:rFonts w:ascii="Times New Roman" w:hAnsi="Times New Roman" w:cs="Times New Roman"/>
          <w:i/>
        </w:rPr>
        <w:t>Affordability</w:t>
      </w:r>
    </w:p>
    <w:p w14:paraId="4A6456F5" w14:textId="77777777" w:rsidR="00012324" w:rsidRPr="00EB54A0" w:rsidRDefault="00012324">
      <w:pPr>
        <w:pStyle w:val="ListParagraph"/>
        <w:widowControl w:val="0"/>
        <w:numPr>
          <w:ilvl w:val="4"/>
          <w:numId w:val="1"/>
        </w:numPr>
        <w:autoSpaceDE w:val="0"/>
        <w:autoSpaceDN w:val="0"/>
        <w:adjustRightInd w:val="0"/>
        <w:rPr>
          <w:rFonts w:ascii="Times New Roman" w:hAnsi="Times New Roman" w:cs="Times New Roman"/>
          <w:i/>
        </w:rPr>
        <w:pPrChange w:id="355" w:author="Ori Y Zohar" w:date="2013-11-07T11:33:00Z">
          <w:pPr>
            <w:pStyle w:val="ListParagraph"/>
            <w:widowControl w:val="0"/>
            <w:numPr>
              <w:ilvl w:val="3"/>
              <w:numId w:val="1"/>
            </w:numPr>
            <w:autoSpaceDE w:val="0"/>
            <w:autoSpaceDN w:val="0"/>
            <w:adjustRightInd w:val="0"/>
            <w:ind w:left="2520" w:hanging="360"/>
          </w:pPr>
        </w:pPrChange>
      </w:pPr>
      <w:r>
        <w:rPr>
          <w:rFonts w:ascii="Times New Roman" w:hAnsi="Times New Roman" w:cs="Times New Roman"/>
          <w:i/>
        </w:rPr>
        <w:t>N</w:t>
      </w:r>
      <w:r w:rsidRPr="00EB54A0">
        <w:rPr>
          <w:rFonts w:ascii="Times New Roman" w:hAnsi="Times New Roman" w:cs="Times New Roman"/>
          <w:i/>
        </w:rPr>
        <w:t>umber of lenders</w:t>
      </w:r>
      <w:r>
        <w:rPr>
          <w:rFonts w:ascii="Times New Roman" w:hAnsi="Times New Roman" w:cs="Times New Roman"/>
          <w:i/>
        </w:rPr>
        <w:t xml:space="preserve"> (with logos)</w:t>
      </w:r>
    </w:p>
    <w:p w14:paraId="204707AF" w14:textId="44C1EC3F" w:rsidR="008E1000" w:rsidRPr="00F16C54" w:rsidRDefault="00012324">
      <w:pPr>
        <w:pStyle w:val="ListParagraph"/>
        <w:widowControl w:val="0"/>
        <w:numPr>
          <w:ilvl w:val="4"/>
          <w:numId w:val="1"/>
        </w:numPr>
        <w:autoSpaceDE w:val="0"/>
        <w:autoSpaceDN w:val="0"/>
        <w:adjustRightInd w:val="0"/>
        <w:rPr>
          <w:ins w:id="356" w:author="Ori Y Zohar" w:date="2013-11-07T10:36:00Z"/>
          <w:rFonts w:ascii="Times New Roman" w:hAnsi="Times New Roman" w:cs="Times New Roman"/>
          <w:i/>
          <w:rPrChange w:id="357" w:author="Ori Y Zohar" w:date="2013-11-07T11:33:00Z">
            <w:rPr>
              <w:ins w:id="358" w:author="Ori Y Zohar" w:date="2013-11-07T10:36:00Z"/>
              <w:rFonts w:ascii="Times New Roman" w:hAnsi="Times New Roman" w:cs="Times New Roman"/>
              <w:b/>
            </w:rPr>
          </w:rPrChange>
        </w:rPr>
        <w:pPrChange w:id="359" w:author="Ori Y Zohar" w:date="2013-11-07T11:33:00Z">
          <w:pPr>
            <w:pStyle w:val="ListParagraph"/>
            <w:widowControl w:val="0"/>
            <w:numPr>
              <w:ilvl w:val="3"/>
              <w:numId w:val="1"/>
            </w:numPr>
            <w:autoSpaceDE w:val="0"/>
            <w:autoSpaceDN w:val="0"/>
            <w:adjustRightInd w:val="0"/>
            <w:ind w:left="2520" w:hanging="360"/>
          </w:pPr>
        </w:pPrChange>
      </w:pPr>
      <w:r>
        <w:rPr>
          <w:rFonts w:ascii="Times New Roman" w:hAnsi="Times New Roman" w:cs="Times New Roman"/>
          <w:i/>
        </w:rPr>
        <w:t>Rates and Payments</w:t>
      </w:r>
    </w:p>
    <w:p w14:paraId="1D05CF68" w14:textId="40E015EE" w:rsidR="008E1000" w:rsidRPr="00694AC9" w:rsidRDefault="008E1000" w:rsidP="008E1000">
      <w:pPr>
        <w:pStyle w:val="ListParagraph"/>
        <w:widowControl w:val="0"/>
        <w:numPr>
          <w:ilvl w:val="3"/>
          <w:numId w:val="1"/>
        </w:numPr>
        <w:autoSpaceDE w:val="0"/>
        <w:autoSpaceDN w:val="0"/>
        <w:adjustRightInd w:val="0"/>
        <w:rPr>
          <w:ins w:id="360" w:author="Ori Y Zohar" w:date="2013-11-07T10:36:00Z"/>
          <w:rFonts w:ascii="Times New Roman" w:hAnsi="Times New Roman" w:cs="Times New Roman"/>
          <w:i/>
        </w:rPr>
      </w:pPr>
      <w:ins w:id="361" w:author="Ori Y Zohar" w:date="2013-11-07T10:36:00Z">
        <w:r>
          <w:rPr>
            <w:rFonts w:ascii="Times New Roman" w:hAnsi="Times New Roman" w:cs="Times New Roman"/>
            <w:b/>
          </w:rPr>
          <w:t>Subhead</w:t>
        </w:r>
        <w:r w:rsidRPr="00694AC9">
          <w:rPr>
            <w:rFonts w:ascii="Times New Roman" w:hAnsi="Times New Roman" w:cs="Times New Roman"/>
            <w:b/>
          </w:rPr>
          <w:t xml:space="preserve">: </w:t>
        </w:r>
        <w:r w:rsidRPr="00694AC9">
          <w:rPr>
            <w:rFonts w:ascii="Times New Roman" w:hAnsi="Times New Roman" w:cs="Times New Roman"/>
          </w:rPr>
          <w:t xml:space="preserve">Your mortgage profile is almost complete! We need a little more information for our advisors </w:t>
        </w:r>
        <w:r>
          <w:rPr>
            <w:rFonts w:ascii="Times New Roman" w:hAnsi="Times New Roman" w:cs="Times New Roman"/>
          </w:rPr>
          <w:t xml:space="preserve">to be able </w:t>
        </w:r>
        <w:r w:rsidRPr="00694AC9">
          <w:rPr>
            <w:rFonts w:ascii="Times New Roman" w:hAnsi="Times New Roman" w:cs="Times New Roman"/>
          </w:rPr>
          <w:t>to help you find the right mortgage.</w:t>
        </w:r>
      </w:ins>
    </w:p>
    <w:p w14:paraId="02F29C55" w14:textId="77777777" w:rsidR="008E1000" w:rsidRDefault="008E1000" w:rsidP="008E1000">
      <w:pPr>
        <w:pStyle w:val="ListParagraph"/>
        <w:widowControl w:val="0"/>
        <w:numPr>
          <w:ilvl w:val="3"/>
          <w:numId w:val="1"/>
        </w:numPr>
        <w:autoSpaceDE w:val="0"/>
        <w:autoSpaceDN w:val="0"/>
        <w:adjustRightInd w:val="0"/>
        <w:rPr>
          <w:ins w:id="362" w:author="Ori Y Zohar" w:date="2013-11-07T10:36:00Z"/>
          <w:rFonts w:ascii="Times New Roman" w:hAnsi="Times New Roman" w:cs="Times New Roman"/>
        </w:rPr>
      </w:pPr>
      <w:ins w:id="363" w:author="Ori Y Zohar" w:date="2013-11-07T10:36:00Z">
        <w:r>
          <w:rPr>
            <w:rFonts w:ascii="Times New Roman" w:hAnsi="Times New Roman" w:cs="Times New Roman"/>
          </w:rPr>
          <w:t>Your Information</w:t>
        </w:r>
      </w:ins>
    </w:p>
    <w:p w14:paraId="30640A4C" w14:textId="77777777" w:rsidR="008E1000" w:rsidRPr="00EB54A0" w:rsidRDefault="008E1000" w:rsidP="008E1000">
      <w:pPr>
        <w:pStyle w:val="ListParagraph"/>
        <w:widowControl w:val="0"/>
        <w:numPr>
          <w:ilvl w:val="4"/>
          <w:numId w:val="1"/>
        </w:numPr>
        <w:autoSpaceDE w:val="0"/>
        <w:autoSpaceDN w:val="0"/>
        <w:adjustRightInd w:val="0"/>
        <w:rPr>
          <w:ins w:id="364" w:author="Ori Y Zohar" w:date="2013-11-07T10:36:00Z"/>
          <w:rFonts w:ascii="Times New Roman" w:hAnsi="Times New Roman" w:cs="Times New Roman"/>
          <w:i/>
        </w:rPr>
      </w:pPr>
      <w:ins w:id="365" w:author="Ori Y Zohar" w:date="2013-11-07T10:36:00Z">
        <w:r w:rsidRPr="00EB54A0">
          <w:rPr>
            <w:rFonts w:ascii="Times New Roman" w:hAnsi="Times New Roman" w:cs="Times New Roman"/>
            <w:i/>
          </w:rPr>
          <w:t>Form fie</w:t>
        </w:r>
        <w:r>
          <w:rPr>
            <w:rFonts w:ascii="Times New Roman" w:hAnsi="Times New Roman" w:cs="Times New Roman"/>
            <w:i/>
          </w:rPr>
          <w:t>l</w:t>
        </w:r>
        <w:r w:rsidRPr="00EB54A0">
          <w:rPr>
            <w:rFonts w:ascii="Times New Roman" w:hAnsi="Times New Roman" w:cs="Times New Roman"/>
            <w:i/>
          </w:rPr>
          <w:t>ds</w:t>
        </w:r>
      </w:ins>
    </w:p>
    <w:p w14:paraId="08EBDFE7" w14:textId="77777777" w:rsidR="008E1000" w:rsidRDefault="008E1000" w:rsidP="008E1000">
      <w:pPr>
        <w:pStyle w:val="ListParagraph"/>
        <w:widowControl w:val="0"/>
        <w:numPr>
          <w:ilvl w:val="4"/>
          <w:numId w:val="1"/>
        </w:numPr>
        <w:autoSpaceDE w:val="0"/>
        <w:autoSpaceDN w:val="0"/>
        <w:adjustRightInd w:val="0"/>
        <w:rPr>
          <w:ins w:id="366" w:author="Ori Y Zohar" w:date="2013-11-07T10:36:00Z"/>
          <w:rFonts w:ascii="Times New Roman" w:hAnsi="Times New Roman" w:cs="Times New Roman"/>
        </w:rPr>
      </w:pPr>
      <w:ins w:id="367" w:author="Ori Y Zohar" w:date="2013-11-07T10:36:00Z">
        <w:r>
          <w:rPr>
            <w:rFonts w:ascii="Times New Roman" w:hAnsi="Times New Roman" w:cs="Times New Roman"/>
          </w:rPr>
          <w:t>First and Last Name:</w:t>
        </w:r>
      </w:ins>
    </w:p>
    <w:p w14:paraId="5BF966AD" w14:textId="77777777" w:rsidR="008E1000" w:rsidRDefault="008E1000" w:rsidP="008E1000">
      <w:pPr>
        <w:pStyle w:val="ListParagraph"/>
        <w:widowControl w:val="0"/>
        <w:numPr>
          <w:ilvl w:val="4"/>
          <w:numId w:val="1"/>
        </w:numPr>
        <w:autoSpaceDE w:val="0"/>
        <w:autoSpaceDN w:val="0"/>
        <w:adjustRightInd w:val="0"/>
        <w:rPr>
          <w:ins w:id="368" w:author="Ori Y Zohar" w:date="2013-11-07T10:36:00Z"/>
          <w:rFonts w:ascii="Times New Roman" w:hAnsi="Times New Roman" w:cs="Times New Roman"/>
        </w:rPr>
      </w:pPr>
      <w:ins w:id="369" w:author="Ori Y Zohar" w:date="2013-11-07T10:36:00Z">
        <w:r>
          <w:rPr>
            <w:rFonts w:ascii="Times New Roman" w:hAnsi="Times New Roman" w:cs="Times New Roman"/>
          </w:rPr>
          <w:t>E-mail:</w:t>
        </w:r>
      </w:ins>
    </w:p>
    <w:p w14:paraId="09E4D8D0" w14:textId="77777777" w:rsidR="008E1000" w:rsidRDefault="008E1000" w:rsidP="008E1000">
      <w:pPr>
        <w:pStyle w:val="ListParagraph"/>
        <w:widowControl w:val="0"/>
        <w:numPr>
          <w:ilvl w:val="5"/>
          <w:numId w:val="1"/>
        </w:numPr>
        <w:autoSpaceDE w:val="0"/>
        <w:autoSpaceDN w:val="0"/>
        <w:adjustRightInd w:val="0"/>
        <w:rPr>
          <w:ins w:id="370" w:author="Ori Y Zohar" w:date="2013-11-07T10:36:00Z"/>
          <w:rFonts w:ascii="Times New Roman" w:hAnsi="Times New Roman" w:cs="Times New Roman"/>
        </w:rPr>
      </w:pPr>
      <w:ins w:id="371" w:author="Ori Y Zohar" w:date="2013-11-07T10:36:00Z">
        <w:r>
          <w:rPr>
            <w:rFonts w:ascii="Times New Roman" w:hAnsi="Times New Roman" w:cs="Times New Roman"/>
          </w:rPr>
          <w:t xml:space="preserve">Check box next to text that says “I’d like to stay up to date by adding myself to </w:t>
        </w:r>
        <w:proofErr w:type="spellStart"/>
        <w:r>
          <w:rPr>
            <w:rFonts w:ascii="Times New Roman" w:hAnsi="Times New Roman" w:cs="Times New Roman"/>
          </w:rPr>
          <w:t>Sindeo’s</w:t>
        </w:r>
        <w:proofErr w:type="spellEnd"/>
        <w:r>
          <w:rPr>
            <w:rFonts w:ascii="Times New Roman" w:hAnsi="Times New Roman" w:cs="Times New Roman"/>
          </w:rPr>
          <w:t xml:space="preserve"> mailing list.”</w:t>
        </w:r>
      </w:ins>
    </w:p>
    <w:p w14:paraId="2B5E4E7F" w14:textId="77777777" w:rsidR="008E1000" w:rsidRDefault="008E1000" w:rsidP="008E1000">
      <w:pPr>
        <w:pStyle w:val="ListParagraph"/>
        <w:widowControl w:val="0"/>
        <w:numPr>
          <w:ilvl w:val="4"/>
          <w:numId w:val="1"/>
        </w:numPr>
        <w:autoSpaceDE w:val="0"/>
        <w:autoSpaceDN w:val="0"/>
        <w:adjustRightInd w:val="0"/>
        <w:rPr>
          <w:ins w:id="372" w:author="Ori Y Zohar" w:date="2013-11-07T10:36:00Z"/>
          <w:rFonts w:ascii="Times New Roman" w:hAnsi="Times New Roman" w:cs="Times New Roman"/>
        </w:rPr>
      </w:pPr>
      <w:ins w:id="373" w:author="Ori Y Zohar" w:date="2013-11-07T10:36:00Z">
        <w:r>
          <w:rPr>
            <w:rFonts w:ascii="Times New Roman" w:hAnsi="Times New Roman" w:cs="Times New Roman"/>
          </w:rPr>
          <w:t>Phone:</w:t>
        </w:r>
      </w:ins>
    </w:p>
    <w:p w14:paraId="5BF63B0C" w14:textId="77777777" w:rsidR="008E1000" w:rsidRDefault="008E1000" w:rsidP="008E1000">
      <w:pPr>
        <w:pStyle w:val="ListParagraph"/>
        <w:widowControl w:val="0"/>
        <w:numPr>
          <w:ilvl w:val="4"/>
          <w:numId w:val="1"/>
        </w:numPr>
        <w:autoSpaceDE w:val="0"/>
        <w:autoSpaceDN w:val="0"/>
        <w:adjustRightInd w:val="0"/>
        <w:rPr>
          <w:ins w:id="374" w:author="Ori Y Zohar" w:date="2013-11-07T10:36:00Z"/>
          <w:rFonts w:ascii="Times New Roman" w:hAnsi="Times New Roman" w:cs="Times New Roman"/>
        </w:rPr>
      </w:pPr>
      <w:ins w:id="375" w:author="Ori Y Zohar" w:date="2013-11-07T10:36:00Z">
        <w:r>
          <w:rPr>
            <w:rFonts w:ascii="Times New Roman" w:hAnsi="Times New Roman" w:cs="Times New Roman"/>
          </w:rPr>
          <w:t>Button: Submit</w:t>
        </w:r>
      </w:ins>
    </w:p>
    <w:p w14:paraId="46B54F0D" w14:textId="1FA5947B" w:rsidR="008E1000" w:rsidRPr="00F16C54" w:rsidRDefault="008E1000">
      <w:pPr>
        <w:pStyle w:val="ListParagraph"/>
        <w:widowControl w:val="0"/>
        <w:numPr>
          <w:ilvl w:val="4"/>
          <w:numId w:val="1"/>
        </w:numPr>
        <w:autoSpaceDE w:val="0"/>
        <w:autoSpaceDN w:val="0"/>
        <w:adjustRightInd w:val="0"/>
        <w:rPr>
          <w:rFonts w:ascii="Times New Roman" w:hAnsi="Times New Roman" w:cs="Times New Roman"/>
          <w:rPrChange w:id="376" w:author="Ori Y Zohar" w:date="2013-11-07T11:33:00Z">
            <w:rPr/>
          </w:rPrChange>
        </w:rPr>
        <w:pPrChange w:id="377" w:author="Ori Y Zohar" w:date="2013-11-07T11:33:00Z">
          <w:pPr>
            <w:pStyle w:val="ListParagraph"/>
            <w:widowControl w:val="0"/>
            <w:numPr>
              <w:ilvl w:val="3"/>
              <w:numId w:val="1"/>
            </w:numPr>
            <w:autoSpaceDE w:val="0"/>
            <w:autoSpaceDN w:val="0"/>
            <w:adjustRightInd w:val="0"/>
            <w:ind w:left="2520" w:hanging="360"/>
          </w:pPr>
        </w:pPrChange>
      </w:pPr>
      <w:ins w:id="378" w:author="Ori Y Zohar" w:date="2013-11-07T10:36:00Z">
        <w:r>
          <w:rPr>
            <w:rFonts w:ascii="Times New Roman" w:hAnsi="Times New Roman" w:cs="Times New Roman"/>
          </w:rPr>
          <w:t>We’ll also e-mail you a copy of your profile!</w:t>
        </w:r>
      </w:ins>
    </w:p>
    <w:p w14:paraId="7FB6F069" w14:textId="2D0524A8" w:rsidR="00012324" w:rsidRPr="00211AC2" w:rsidDel="00211AC2" w:rsidRDefault="00012324" w:rsidP="00211AC2">
      <w:pPr>
        <w:widowControl w:val="0"/>
        <w:autoSpaceDE w:val="0"/>
        <w:autoSpaceDN w:val="0"/>
        <w:adjustRightInd w:val="0"/>
        <w:ind w:left="2880"/>
        <w:rPr>
          <w:del w:id="379" w:author="Betsy Chapman" w:date="2013-11-07T15:17:00Z"/>
          <w:rFonts w:ascii="Times New Roman" w:hAnsi="Times New Roman" w:cs="Times New Roman"/>
          <w:rPrChange w:id="380" w:author="Betsy Chapman" w:date="2013-11-07T15:17:00Z">
            <w:rPr>
              <w:del w:id="381" w:author="Betsy Chapman" w:date="2013-11-07T15:17:00Z"/>
            </w:rPr>
          </w:rPrChange>
        </w:rPr>
        <w:pPrChange w:id="382" w:author="Betsy Chapman" w:date="2013-11-07T15:17:00Z">
          <w:pPr>
            <w:pStyle w:val="ListParagraph"/>
            <w:widowControl w:val="0"/>
            <w:numPr>
              <w:ilvl w:val="3"/>
              <w:numId w:val="1"/>
            </w:numPr>
            <w:autoSpaceDE w:val="0"/>
            <w:autoSpaceDN w:val="0"/>
            <w:adjustRightInd w:val="0"/>
            <w:ind w:left="2520" w:hanging="360"/>
          </w:pPr>
        </w:pPrChange>
      </w:pPr>
      <w:moveFromRangeStart w:id="383" w:author="Ori Y Zohar" w:date="2013-11-07T10:34:00Z" w:name="move245439773"/>
      <w:moveFrom w:id="384" w:author="Ori Y Zohar" w:date="2013-11-07T10:34:00Z">
        <w:del w:id="385" w:author="Betsy Chapman" w:date="2013-11-07T15:17:00Z">
          <w:r w:rsidRPr="00211AC2" w:rsidDel="00211AC2">
            <w:rPr>
              <w:rFonts w:ascii="Times New Roman" w:hAnsi="Times New Roman" w:cs="Times New Roman"/>
              <w:rPrChange w:id="386" w:author="Betsy Chapman" w:date="2013-11-07T15:17:00Z">
                <w:rPr/>
              </w:rPrChange>
            </w:rPr>
            <w:delText>Your Information</w:delText>
          </w:r>
        </w:del>
      </w:moveFrom>
    </w:p>
    <w:p w14:paraId="2831EA1A" w14:textId="15AE3374" w:rsidR="00012324" w:rsidRPr="00EB54A0" w:rsidDel="00211AC2" w:rsidRDefault="00012324" w:rsidP="00211AC2">
      <w:pPr>
        <w:ind w:left="2880"/>
        <w:rPr>
          <w:del w:id="387" w:author="Betsy Chapman" w:date="2013-11-07T15:17:00Z"/>
          <w:i/>
        </w:rPr>
        <w:pPrChange w:id="388" w:author="Betsy Chapman" w:date="2013-11-07T15:17:00Z">
          <w:pPr>
            <w:pStyle w:val="ListParagraph"/>
            <w:widowControl w:val="0"/>
            <w:numPr>
              <w:ilvl w:val="4"/>
              <w:numId w:val="1"/>
            </w:numPr>
            <w:autoSpaceDE w:val="0"/>
            <w:autoSpaceDN w:val="0"/>
            <w:adjustRightInd w:val="0"/>
            <w:ind w:left="3240" w:hanging="360"/>
          </w:pPr>
        </w:pPrChange>
      </w:pPr>
      <w:moveFrom w:id="389" w:author="Ori Y Zohar" w:date="2013-11-07T10:34:00Z">
        <w:del w:id="390" w:author="Betsy Chapman" w:date="2013-11-07T15:17:00Z">
          <w:r w:rsidRPr="00EB54A0" w:rsidDel="00211AC2">
            <w:rPr>
              <w:i/>
            </w:rPr>
            <w:delText>Form fie</w:delText>
          </w:r>
          <w:r w:rsidDel="00211AC2">
            <w:rPr>
              <w:i/>
            </w:rPr>
            <w:delText>l</w:delText>
          </w:r>
          <w:r w:rsidRPr="00EB54A0" w:rsidDel="00211AC2">
            <w:rPr>
              <w:i/>
            </w:rPr>
            <w:delText>ds</w:delText>
          </w:r>
        </w:del>
      </w:moveFrom>
    </w:p>
    <w:p w14:paraId="1DEEA7F6" w14:textId="199A76B6" w:rsidR="00012324" w:rsidDel="00211AC2" w:rsidRDefault="00012324" w:rsidP="00211AC2">
      <w:pPr>
        <w:ind w:left="2880"/>
        <w:rPr>
          <w:del w:id="391" w:author="Betsy Chapman" w:date="2013-11-07T15:17:00Z"/>
        </w:rPr>
        <w:pPrChange w:id="392" w:author="Betsy Chapman" w:date="2013-11-07T15:17:00Z">
          <w:pPr>
            <w:pStyle w:val="ListParagraph"/>
            <w:widowControl w:val="0"/>
            <w:numPr>
              <w:ilvl w:val="4"/>
              <w:numId w:val="1"/>
            </w:numPr>
            <w:autoSpaceDE w:val="0"/>
            <w:autoSpaceDN w:val="0"/>
            <w:adjustRightInd w:val="0"/>
            <w:ind w:left="3240" w:hanging="360"/>
          </w:pPr>
        </w:pPrChange>
      </w:pPr>
      <w:moveFrom w:id="393" w:author="Ori Y Zohar" w:date="2013-11-07T10:34:00Z">
        <w:del w:id="394" w:author="Betsy Chapman" w:date="2013-11-07T15:17:00Z">
          <w:r w:rsidDel="00211AC2">
            <w:delText>First and Last Name:</w:delText>
          </w:r>
        </w:del>
      </w:moveFrom>
    </w:p>
    <w:p w14:paraId="67AE4AE7" w14:textId="18C98871" w:rsidR="00012324" w:rsidDel="00211AC2" w:rsidRDefault="00012324" w:rsidP="00211AC2">
      <w:pPr>
        <w:ind w:left="2880"/>
        <w:rPr>
          <w:del w:id="395" w:author="Betsy Chapman" w:date="2013-11-07T15:17:00Z"/>
        </w:rPr>
        <w:pPrChange w:id="396" w:author="Betsy Chapman" w:date="2013-11-07T15:17:00Z">
          <w:pPr>
            <w:pStyle w:val="ListParagraph"/>
            <w:widowControl w:val="0"/>
            <w:numPr>
              <w:ilvl w:val="4"/>
              <w:numId w:val="1"/>
            </w:numPr>
            <w:autoSpaceDE w:val="0"/>
            <w:autoSpaceDN w:val="0"/>
            <w:adjustRightInd w:val="0"/>
            <w:ind w:left="3240" w:hanging="360"/>
          </w:pPr>
        </w:pPrChange>
      </w:pPr>
      <w:moveFrom w:id="397" w:author="Ori Y Zohar" w:date="2013-11-07T10:34:00Z">
        <w:del w:id="398" w:author="Betsy Chapman" w:date="2013-11-07T15:17:00Z">
          <w:r w:rsidDel="00211AC2">
            <w:delText>E-mail:</w:delText>
          </w:r>
        </w:del>
      </w:moveFrom>
    </w:p>
    <w:p w14:paraId="247C6526" w14:textId="2A2525C7" w:rsidR="00012324" w:rsidDel="00211AC2" w:rsidRDefault="00012324" w:rsidP="00211AC2">
      <w:pPr>
        <w:ind w:left="2880"/>
        <w:rPr>
          <w:del w:id="399" w:author="Betsy Chapman" w:date="2013-11-07T15:17:00Z"/>
        </w:rPr>
        <w:pPrChange w:id="400" w:author="Betsy Chapman" w:date="2013-11-07T15:17:00Z">
          <w:pPr>
            <w:pStyle w:val="ListParagraph"/>
            <w:widowControl w:val="0"/>
            <w:numPr>
              <w:ilvl w:val="5"/>
              <w:numId w:val="1"/>
            </w:numPr>
            <w:autoSpaceDE w:val="0"/>
            <w:autoSpaceDN w:val="0"/>
            <w:adjustRightInd w:val="0"/>
            <w:ind w:left="3960" w:hanging="360"/>
          </w:pPr>
        </w:pPrChange>
      </w:pPr>
      <w:moveFrom w:id="401" w:author="Ori Y Zohar" w:date="2013-11-07T10:34:00Z">
        <w:del w:id="402" w:author="Betsy Chapman" w:date="2013-11-07T15:17:00Z">
          <w:r w:rsidDel="00211AC2">
            <w:lastRenderedPageBreak/>
            <w:delText>Check box next to text that says “I’d like to stay up to date by adding myself to Sindeo’s mailing list.”</w:delText>
          </w:r>
        </w:del>
      </w:moveFrom>
    </w:p>
    <w:p w14:paraId="5341257D" w14:textId="68CFC9FC" w:rsidR="00012324" w:rsidDel="00211AC2" w:rsidRDefault="00012324" w:rsidP="00211AC2">
      <w:pPr>
        <w:ind w:left="2880"/>
        <w:rPr>
          <w:del w:id="403" w:author="Betsy Chapman" w:date="2013-11-07T15:17:00Z"/>
        </w:rPr>
        <w:pPrChange w:id="404" w:author="Betsy Chapman" w:date="2013-11-07T15:17:00Z">
          <w:pPr>
            <w:pStyle w:val="ListParagraph"/>
            <w:widowControl w:val="0"/>
            <w:numPr>
              <w:ilvl w:val="4"/>
              <w:numId w:val="1"/>
            </w:numPr>
            <w:autoSpaceDE w:val="0"/>
            <w:autoSpaceDN w:val="0"/>
            <w:adjustRightInd w:val="0"/>
            <w:ind w:left="3240" w:hanging="360"/>
          </w:pPr>
        </w:pPrChange>
      </w:pPr>
      <w:moveFrom w:id="405" w:author="Ori Y Zohar" w:date="2013-11-07T10:34:00Z">
        <w:del w:id="406" w:author="Betsy Chapman" w:date="2013-11-07T15:17:00Z">
          <w:r w:rsidDel="00211AC2">
            <w:delText>Phone:</w:delText>
          </w:r>
        </w:del>
      </w:moveFrom>
    </w:p>
    <w:p w14:paraId="05481F94" w14:textId="2D0B16F6" w:rsidR="00012324" w:rsidDel="00211AC2" w:rsidRDefault="00012324" w:rsidP="00211AC2">
      <w:pPr>
        <w:ind w:left="2880"/>
        <w:rPr>
          <w:del w:id="407" w:author="Betsy Chapman" w:date="2013-11-07T15:17:00Z"/>
        </w:rPr>
        <w:pPrChange w:id="408" w:author="Betsy Chapman" w:date="2013-11-07T15:17:00Z">
          <w:pPr>
            <w:pStyle w:val="ListParagraph"/>
            <w:widowControl w:val="0"/>
            <w:numPr>
              <w:ilvl w:val="4"/>
              <w:numId w:val="1"/>
            </w:numPr>
            <w:autoSpaceDE w:val="0"/>
            <w:autoSpaceDN w:val="0"/>
            <w:adjustRightInd w:val="0"/>
            <w:ind w:left="3240" w:hanging="360"/>
          </w:pPr>
        </w:pPrChange>
      </w:pPr>
      <w:moveFrom w:id="409" w:author="Ori Y Zohar" w:date="2013-11-07T10:34:00Z">
        <w:del w:id="410" w:author="Betsy Chapman" w:date="2013-11-07T15:17:00Z">
          <w:r w:rsidDel="00211AC2">
            <w:delText>Button: Submit</w:delText>
          </w:r>
        </w:del>
      </w:moveFrom>
    </w:p>
    <w:p w14:paraId="3AF02B36" w14:textId="67463160" w:rsidR="00012324" w:rsidDel="008E1000" w:rsidRDefault="00012324" w:rsidP="00211AC2">
      <w:pPr>
        <w:ind w:left="2880"/>
        <w:pPrChange w:id="411" w:author="Betsy Chapman" w:date="2013-11-07T15:17:00Z">
          <w:pPr>
            <w:pStyle w:val="ListParagraph"/>
            <w:widowControl w:val="0"/>
            <w:numPr>
              <w:ilvl w:val="4"/>
              <w:numId w:val="1"/>
            </w:numPr>
            <w:autoSpaceDE w:val="0"/>
            <w:autoSpaceDN w:val="0"/>
            <w:adjustRightInd w:val="0"/>
            <w:ind w:left="3240" w:hanging="360"/>
          </w:pPr>
        </w:pPrChange>
      </w:pPr>
      <w:moveFrom w:id="412" w:author="Ori Y Zohar" w:date="2013-11-07T10:34:00Z">
        <w:r w:rsidDel="008E1000">
          <w:t>We’ll also e-mail you a copy of your profile!</w:t>
        </w:r>
      </w:moveFrom>
    </w:p>
    <w:moveFromRangeEnd w:id="383"/>
    <w:p w14:paraId="2AB6842B" w14:textId="77777777" w:rsidR="00012324" w:rsidRDefault="00012324" w:rsidP="00012324">
      <w:pPr>
        <w:pStyle w:val="ListParagraph"/>
        <w:widowControl w:val="0"/>
        <w:numPr>
          <w:ilvl w:val="3"/>
          <w:numId w:val="1"/>
        </w:numPr>
        <w:autoSpaceDE w:val="0"/>
        <w:autoSpaceDN w:val="0"/>
        <w:adjustRightInd w:val="0"/>
        <w:rPr>
          <w:rFonts w:ascii="Times New Roman" w:hAnsi="Times New Roman" w:cs="Times New Roman"/>
        </w:rPr>
      </w:pPr>
      <w:r>
        <w:rPr>
          <w:rFonts w:ascii="Times New Roman" w:hAnsi="Times New Roman" w:cs="Times New Roman"/>
        </w:rPr>
        <w:t>Reference:</w:t>
      </w:r>
    </w:p>
    <w:p w14:paraId="36F93F63" w14:textId="77777777" w:rsidR="00012324" w:rsidRPr="00942D59" w:rsidRDefault="00012324" w:rsidP="00012324">
      <w:pPr>
        <w:widowControl w:val="0"/>
        <w:autoSpaceDE w:val="0"/>
        <w:autoSpaceDN w:val="0"/>
        <w:adjustRightInd w:val="0"/>
        <w:rPr>
          <w:rFonts w:ascii="Times New Roman" w:hAnsi="Times New Roman" w:cs="Times New Roman"/>
        </w:rPr>
      </w:pPr>
      <w:r w:rsidRPr="00942D59">
        <w:rPr>
          <w:rFonts w:ascii="Times New Roman" w:hAnsi="Times New Roman" w:cs="Times New Roman"/>
          <w:noProof/>
        </w:rPr>
        <w:drawing>
          <wp:inline distT="0" distB="0" distL="0" distR="0" wp14:anchorId="2295CFC5" wp14:editId="68506D8A">
            <wp:extent cx="4498975" cy="3756139"/>
            <wp:effectExtent l="25400" t="25400" r="22225" b="285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6"/>
                    <a:srcRect t="24093"/>
                    <a:stretch/>
                  </pic:blipFill>
                  <pic:spPr bwMode="auto">
                    <a:xfrm>
                      <a:off x="0" y="0"/>
                      <a:ext cx="4499391" cy="3756486"/>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0183AC" w14:textId="77777777" w:rsidR="00012324" w:rsidRDefault="0075367B" w:rsidP="00012324">
      <w:pPr>
        <w:widowControl w:val="0"/>
        <w:tabs>
          <w:tab w:val="right" w:pos="8640"/>
        </w:tabs>
        <w:autoSpaceDE w:val="0"/>
        <w:autoSpaceDN w:val="0"/>
        <w:adjustRightInd w:val="0"/>
        <w:rPr>
          <w:rFonts w:ascii="Times New Roman" w:hAnsi="Times New Roman" w:cs="Times New Roman"/>
        </w:rPr>
      </w:pPr>
      <w:hyperlink r:id="rId27" w:history="1">
        <w:r w:rsidR="00012324" w:rsidRPr="008813F6">
          <w:rPr>
            <w:rStyle w:val="Hyperlink"/>
            <w:rFonts w:ascii="Times New Roman" w:hAnsi="Times New Roman" w:cs="Times New Roman"/>
          </w:rPr>
          <w:t>https://affiliates.beta.mymoneypark.com/en/property-partners-tool/result/567</w:t>
        </w:r>
      </w:hyperlink>
    </w:p>
    <w:p w14:paraId="3C2514A2" w14:textId="77777777" w:rsidR="00012324" w:rsidRPr="00942D59" w:rsidRDefault="00012324" w:rsidP="00012324">
      <w:pPr>
        <w:widowControl w:val="0"/>
        <w:tabs>
          <w:tab w:val="right" w:pos="8640"/>
        </w:tabs>
        <w:autoSpaceDE w:val="0"/>
        <w:autoSpaceDN w:val="0"/>
        <w:adjustRightInd w:val="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password</w:t>
      </w:r>
      <w:proofErr w:type="gramEnd"/>
      <w:r>
        <w:rPr>
          <w:rFonts w:ascii="Times New Roman" w:hAnsi="Times New Roman" w:cs="Times New Roman"/>
        </w:rPr>
        <w:t xml:space="preserve"> protected – </w:t>
      </w:r>
      <w:proofErr w:type="spellStart"/>
      <w:r>
        <w:rPr>
          <w:rFonts w:ascii="Times New Roman" w:hAnsi="Times New Roman" w:cs="Times New Roman"/>
        </w:rPr>
        <w:t>Ori</w:t>
      </w:r>
      <w:proofErr w:type="spellEnd"/>
      <w:r>
        <w:rPr>
          <w:rFonts w:ascii="Times New Roman" w:hAnsi="Times New Roman" w:cs="Times New Roman"/>
        </w:rPr>
        <w:t xml:space="preserve"> can provide password)</w:t>
      </w:r>
    </w:p>
    <w:p w14:paraId="759558B3" w14:textId="77777777" w:rsidR="00012324" w:rsidRPr="007910F5" w:rsidRDefault="00012324" w:rsidP="00012324">
      <w:pPr>
        <w:widowControl w:val="0"/>
        <w:autoSpaceDE w:val="0"/>
        <w:autoSpaceDN w:val="0"/>
        <w:adjustRightInd w:val="0"/>
        <w:rPr>
          <w:rFonts w:ascii="Times New Roman" w:hAnsi="Times New Roman" w:cs="Times New Roman"/>
          <w:b/>
        </w:rPr>
      </w:pPr>
    </w:p>
    <w:p w14:paraId="7D78C0A9" w14:textId="77777777" w:rsidR="00012324" w:rsidRDefault="00012324" w:rsidP="00012324">
      <w:pPr>
        <w:pStyle w:val="ListParagraph"/>
        <w:widowControl w:val="0"/>
        <w:numPr>
          <w:ilvl w:val="0"/>
          <w:numId w:val="1"/>
        </w:numPr>
        <w:autoSpaceDE w:val="0"/>
        <w:autoSpaceDN w:val="0"/>
        <w:adjustRightInd w:val="0"/>
        <w:rPr>
          <w:rFonts w:ascii="Times New Roman" w:hAnsi="Times New Roman" w:cs="Times New Roman"/>
          <w:b/>
        </w:rPr>
      </w:pPr>
      <w:r>
        <w:rPr>
          <w:rFonts w:ascii="Times New Roman" w:hAnsi="Times New Roman" w:cs="Times New Roman"/>
          <w:b/>
        </w:rPr>
        <w:t>Second module: Mortgages Types</w:t>
      </w:r>
    </w:p>
    <w:p w14:paraId="1C841A7E" w14:textId="77777777" w:rsidR="00012324" w:rsidRPr="009B5041" w:rsidRDefault="00012324" w:rsidP="00012324">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i/>
        </w:rPr>
        <w:t xml:space="preserve">Module that shows the different mortgage types. Initially only have Base programs showing, with the text below them collapsed. Click on the program title reveals the text below it. </w:t>
      </w:r>
    </w:p>
    <w:p w14:paraId="12F91A6F" w14:textId="77777777" w:rsidR="00012324" w:rsidRDefault="00012324" w:rsidP="00012324">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i/>
        </w:rPr>
        <w:t>Specialty Programs should also start collapsed. Clicking on Specialty programs shows all of the programs below it. Clicking on the programs shows the description.</w:t>
      </w:r>
    </w:p>
    <w:p w14:paraId="7977D2D0" w14:textId="77777777" w:rsidR="00012324" w:rsidRDefault="00012324" w:rsidP="00012324">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b/>
        </w:rPr>
        <w:t xml:space="preserve">Header: </w:t>
      </w:r>
      <w:r w:rsidRPr="008B50AE">
        <w:rPr>
          <w:rFonts w:ascii="Times New Roman" w:hAnsi="Times New Roman" w:cs="Times New Roman"/>
        </w:rPr>
        <w:t>Mortgage Types</w:t>
      </w:r>
    </w:p>
    <w:p w14:paraId="04DF6223" w14:textId="77777777" w:rsidR="00012324" w:rsidRPr="008B50AE" w:rsidRDefault="00012324" w:rsidP="00012324">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b/>
        </w:rPr>
        <w:t xml:space="preserve">Subhead: </w:t>
      </w:r>
      <w:r>
        <w:rPr>
          <w:rFonts w:ascii="Times New Roman" w:hAnsi="Times New Roman" w:cs="Times New Roman"/>
        </w:rPr>
        <w:t>Get educated on all the different type of mortgages out there.</w:t>
      </w:r>
    </w:p>
    <w:p w14:paraId="08C493D6" w14:textId="77777777" w:rsidR="00012324" w:rsidRDefault="00012324" w:rsidP="00012324">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b/>
        </w:rPr>
        <w:t xml:space="preserve">Mortgage Types Module: </w:t>
      </w:r>
    </w:p>
    <w:p w14:paraId="78683847" w14:textId="77777777" w:rsidR="00012324" w:rsidRDefault="00012324" w:rsidP="00012324">
      <w:pPr>
        <w:shd w:val="clear" w:color="auto" w:fill="FFFFFF"/>
        <w:rPr>
          <w:rFonts w:ascii="Arial" w:eastAsia="Times New Roman" w:hAnsi="Arial" w:cs="Times New Roman"/>
          <w:b/>
          <w:color w:val="222222"/>
          <w:szCs w:val="19"/>
          <w:u w:val="single"/>
        </w:rPr>
      </w:pPr>
    </w:p>
    <w:p w14:paraId="5143FD32" w14:textId="392DF63A" w:rsidR="00012324" w:rsidRPr="00F16C54" w:rsidRDefault="00012324" w:rsidP="00012324">
      <w:pPr>
        <w:shd w:val="clear" w:color="auto" w:fill="FFFFFF"/>
        <w:ind w:left="1080"/>
        <w:rPr>
          <w:rFonts w:ascii="Arial" w:eastAsia="Times New Roman" w:hAnsi="Arial" w:cs="Times New Roman"/>
          <w:b/>
          <w:color w:val="FF0000"/>
          <w:szCs w:val="19"/>
          <w:rPrChange w:id="413" w:author="Ori Y Zohar" w:date="2013-11-07T11:34:00Z">
            <w:rPr>
              <w:rFonts w:ascii="Arial" w:eastAsia="Times New Roman" w:hAnsi="Arial" w:cs="Times New Roman"/>
              <w:b/>
              <w:color w:val="222222"/>
              <w:szCs w:val="19"/>
            </w:rPr>
          </w:rPrChange>
        </w:rPr>
      </w:pPr>
      <w:r w:rsidRPr="00F16C54">
        <w:rPr>
          <w:rFonts w:ascii="Arial" w:eastAsia="Times New Roman" w:hAnsi="Arial" w:cs="Times New Roman"/>
          <w:b/>
          <w:color w:val="FF0000"/>
          <w:szCs w:val="19"/>
          <w:rPrChange w:id="414" w:author="Ori Y Zohar" w:date="2013-11-07T11:34:00Z">
            <w:rPr>
              <w:rFonts w:ascii="Arial" w:eastAsia="Times New Roman" w:hAnsi="Arial" w:cs="Times New Roman"/>
              <w:b/>
              <w:color w:val="222222"/>
              <w:szCs w:val="19"/>
            </w:rPr>
          </w:rPrChange>
        </w:rPr>
        <w:t>Base Programs</w:t>
      </w:r>
      <w:ins w:id="415" w:author="Betsy Chapman" w:date="2013-11-07T15:44:00Z">
        <w:r w:rsidR="00775517">
          <w:rPr>
            <w:rFonts w:ascii="Arial" w:eastAsia="Times New Roman" w:hAnsi="Arial" w:cs="Times New Roman"/>
            <w:b/>
            <w:color w:val="FF0000"/>
            <w:szCs w:val="19"/>
          </w:rPr>
          <w:t xml:space="preserve"> </w:t>
        </w:r>
      </w:ins>
      <w:ins w:id="416" w:author="Betsy Chapman" w:date="2013-11-07T15:45:00Z">
        <w:r w:rsidR="00BB415E">
          <w:rPr>
            <w:rFonts w:ascii="Arial" w:eastAsia="Times New Roman" w:hAnsi="Arial" w:cs="Times New Roman"/>
            <w:b/>
            <w:color w:val="FF0000"/>
            <w:szCs w:val="19"/>
          </w:rPr>
          <w:t>[We will be updating the descriptions below]</w:t>
        </w:r>
      </w:ins>
      <w:bookmarkStart w:id="417" w:name="_GoBack"/>
      <w:bookmarkEnd w:id="417"/>
    </w:p>
    <w:p w14:paraId="38553551" w14:textId="77777777" w:rsidR="00012324" w:rsidRPr="00F16C54" w:rsidRDefault="00012324" w:rsidP="00012324">
      <w:pPr>
        <w:shd w:val="clear" w:color="auto" w:fill="FFFFFF"/>
        <w:ind w:left="1080"/>
        <w:rPr>
          <w:rFonts w:ascii="Arial" w:eastAsia="Times New Roman" w:hAnsi="Arial" w:cs="Times New Roman"/>
          <w:b/>
          <w:color w:val="FF0000"/>
          <w:szCs w:val="19"/>
          <w:rPrChange w:id="418" w:author="Ori Y Zohar" w:date="2013-11-07T11:34:00Z">
            <w:rPr>
              <w:rFonts w:ascii="Arial" w:eastAsia="Times New Roman" w:hAnsi="Arial" w:cs="Times New Roman"/>
              <w:b/>
              <w:color w:val="222222"/>
              <w:szCs w:val="19"/>
            </w:rPr>
          </w:rPrChange>
        </w:rPr>
      </w:pPr>
    </w:p>
    <w:p w14:paraId="37EB2936" w14:textId="77777777" w:rsidR="00012324" w:rsidRPr="00F16C54" w:rsidRDefault="00012324" w:rsidP="00012324">
      <w:pPr>
        <w:pStyle w:val="ListParagraph"/>
        <w:numPr>
          <w:ilvl w:val="0"/>
          <w:numId w:val="12"/>
        </w:numPr>
        <w:ind w:left="1800"/>
        <w:rPr>
          <w:rFonts w:ascii="Arial" w:eastAsia="Times New Roman" w:hAnsi="Arial" w:cs="Times New Roman"/>
          <w:b/>
          <w:color w:val="FF0000"/>
          <w:szCs w:val="19"/>
          <w:rPrChange w:id="419" w:author="Ori Y Zohar" w:date="2013-11-07T11:34:00Z">
            <w:rPr>
              <w:rFonts w:ascii="Arial" w:eastAsia="Times New Roman" w:hAnsi="Arial" w:cs="Times New Roman"/>
              <w:b/>
              <w:color w:val="222222"/>
              <w:szCs w:val="19"/>
            </w:rPr>
          </w:rPrChange>
        </w:rPr>
      </w:pPr>
      <w:r w:rsidRPr="00F16C54">
        <w:rPr>
          <w:rFonts w:ascii="Arial" w:eastAsia="Times New Roman" w:hAnsi="Arial" w:cs="Times New Roman"/>
          <w:b/>
          <w:color w:val="FF0000"/>
          <w:szCs w:val="19"/>
          <w:rPrChange w:id="420" w:author="Ori Y Zohar" w:date="2013-11-07T11:34:00Z">
            <w:rPr>
              <w:rFonts w:ascii="Arial" w:eastAsia="Times New Roman" w:hAnsi="Arial" w:cs="Times New Roman"/>
              <w:b/>
              <w:color w:val="222222"/>
              <w:szCs w:val="19"/>
            </w:rPr>
          </w:rPrChange>
        </w:rPr>
        <w:t>Conforming/Conventional</w:t>
      </w:r>
    </w:p>
    <w:p w14:paraId="5398CCB7" w14:textId="77777777" w:rsidR="00012324" w:rsidRPr="00F16C54" w:rsidRDefault="00012324" w:rsidP="00012324">
      <w:pPr>
        <w:pStyle w:val="ListParagraph"/>
        <w:shd w:val="clear" w:color="auto" w:fill="FFFFFF"/>
        <w:spacing w:before="100" w:beforeAutospacing="1" w:after="100" w:afterAutospacing="1"/>
        <w:ind w:left="1800"/>
        <w:rPr>
          <w:rFonts w:ascii="Arial" w:hAnsi="Arial" w:cs="Times New Roman"/>
          <w:color w:val="FF0000"/>
          <w:sz w:val="19"/>
          <w:szCs w:val="19"/>
          <w:rPrChange w:id="421" w:author="Ori Y Zohar" w:date="2013-11-07T11:34:00Z">
            <w:rPr>
              <w:rFonts w:ascii="Arial" w:hAnsi="Arial" w:cs="Times New Roman"/>
              <w:color w:val="222222"/>
              <w:sz w:val="19"/>
              <w:szCs w:val="19"/>
            </w:rPr>
          </w:rPrChange>
        </w:rPr>
      </w:pPr>
      <w:proofErr w:type="gramStart"/>
      <w:r w:rsidRPr="00F16C54">
        <w:rPr>
          <w:rFonts w:ascii="Arial" w:hAnsi="Arial" w:cs="Times New Roman"/>
          <w:color w:val="FF0000"/>
          <w:sz w:val="19"/>
          <w:szCs w:val="19"/>
          <w:rPrChange w:id="422" w:author="Ori Y Zohar" w:date="2013-11-07T11:34:00Z">
            <w:rPr>
              <w:rFonts w:ascii="Arial" w:hAnsi="Arial" w:cs="Times New Roman"/>
              <w:color w:val="222222"/>
              <w:sz w:val="19"/>
              <w:szCs w:val="19"/>
            </w:rPr>
          </w:rPrChange>
        </w:rPr>
        <w:t>Conforms to Fannie Mae and Freddie Mac’s guidelines, with a maximum loan size of $417,000 for a single-family home.</w:t>
      </w:r>
      <w:proofErr w:type="gramEnd"/>
      <w:r w:rsidRPr="00F16C54">
        <w:rPr>
          <w:rFonts w:ascii="Arial" w:hAnsi="Arial" w:cs="Times New Roman"/>
          <w:color w:val="FF0000"/>
          <w:sz w:val="19"/>
          <w:szCs w:val="19"/>
          <w:rPrChange w:id="423" w:author="Ori Y Zohar" w:date="2013-11-07T11:34:00Z">
            <w:rPr>
              <w:rFonts w:ascii="Arial" w:hAnsi="Arial" w:cs="Times New Roman"/>
              <w:color w:val="222222"/>
              <w:sz w:val="19"/>
              <w:szCs w:val="19"/>
            </w:rPr>
          </w:rPrChange>
        </w:rPr>
        <w:t xml:space="preserve"> The majority of home loans fall into </w:t>
      </w:r>
      <w:r w:rsidRPr="00F16C54">
        <w:rPr>
          <w:rFonts w:ascii="Arial" w:hAnsi="Arial" w:cs="Times New Roman"/>
          <w:color w:val="FF0000"/>
          <w:sz w:val="19"/>
          <w:szCs w:val="19"/>
          <w:rPrChange w:id="424" w:author="Ori Y Zohar" w:date="2013-11-07T11:34:00Z">
            <w:rPr>
              <w:rFonts w:ascii="Arial" w:hAnsi="Arial" w:cs="Times New Roman"/>
              <w:color w:val="222222"/>
              <w:sz w:val="19"/>
              <w:szCs w:val="19"/>
            </w:rPr>
          </w:rPrChange>
        </w:rPr>
        <w:lastRenderedPageBreak/>
        <w:t>this category.</w:t>
      </w:r>
      <w:r w:rsidRPr="00F16C54">
        <w:rPr>
          <w:rFonts w:ascii="Arial" w:hAnsi="Arial" w:cs="Times New Roman"/>
          <w:color w:val="FF0000"/>
          <w:sz w:val="19"/>
          <w:szCs w:val="19"/>
          <w:rPrChange w:id="425" w:author="Ori Y Zohar" w:date="2013-11-07T11:34:00Z">
            <w:rPr>
              <w:rFonts w:ascii="Arial" w:hAnsi="Arial" w:cs="Times New Roman"/>
              <w:color w:val="222222"/>
              <w:sz w:val="19"/>
              <w:szCs w:val="19"/>
            </w:rPr>
          </w:rPrChange>
        </w:rPr>
        <w:br/>
      </w:r>
    </w:p>
    <w:p w14:paraId="27F268FD" w14:textId="77777777" w:rsidR="00012324" w:rsidRPr="00F16C54" w:rsidRDefault="00012324" w:rsidP="00012324">
      <w:pPr>
        <w:pStyle w:val="ListParagraph"/>
        <w:numPr>
          <w:ilvl w:val="0"/>
          <w:numId w:val="12"/>
        </w:numPr>
        <w:ind w:left="1800"/>
        <w:rPr>
          <w:rFonts w:ascii="Arial" w:eastAsia="Times New Roman" w:hAnsi="Arial" w:cs="Times New Roman"/>
          <w:b/>
          <w:color w:val="FF0000"/>
          <w:szCs w:val="19"/>
          <w:rPrChange w:id="426" w:author="Ori Y Zohar" w:date="2013-11-07T11:34:00Z">
            <w:rPr>
              <w:rFonts w:ascii="Arial" w:eastAsia="Times New Roman" w:hAnsi="Arial" w:cs="Times New Roman"/>
              <w:b/>
              <w:color w:val="222222"/>
              <w:szCs w:val="19"/>
            </w:rPr>
          </w:rPrChange>
        </w:rPr>
      </w:pPr>
      <w:r w:rsidRPr="00F16C54">
        <w:rPr>
          <w:rFonts w:ascii="Arial" w:eastAsia="Times New Roman" w:hAnsi="Arial" w:cs="Times New Roman"/>
          <w:b/>
          <w:color w:val="FF0000"/>
          <w:szCs w:val="19"/>
          <w:rPrChange w:id="427" w:author="Ori Y Zohar" w:date="2013-11-07T11:34:00Z">
            <w:rPr>
              <w:rFonts w:ascii="Arial" w:eastAsia="Times New Roman" w:hAnsi="Arial" w:cs="Times New Roman"/>
              <w:b/>
              <w:color w:val="222222"/>
              <w:szCs w:val="19"/>
            </w:rPr>
          </w:rPrChange>
        </w:rPr>
        <w:t>Non-conforming/Jumbo</w:t>
      </w:r>
    </w:p>
    <w:p w14:paraId="19B289F4" w14:textId="77777777" w:rsidR="00012324" w:rsidRPr="00F16C54" w:rsidRDefault="00012324" w:rsidP="00012324">
      <w:pPr>
        <w:pStyle w:val="ListParagraph"/>
        <w:shd w:val="clear" w:color="auto" w:fill="FFFFFF"/>
        <w:spacing w:before="100" w:beforeAutospacing="1" w:after="100" w:afterAutospacing="1"/>
        <w:ind w:left="1800"/>
        <w:rPr>
          <w:rFonts w:ascii="Arial" w:hAnsi="Arial" w:cs="Times New Roman"/>
          <w:color w:val="FF0000"/>
          <w:sz w:val="19"/>
          <w:szCs w:val="19"/>
          <w:rPrChange w:id="428" w:author="Ori Y Zohar" w:date="2013-11-07T11:34:00Z">
            <w:rPr>
              <w:rFonts w:ascii="Arial" w:hAnsi="Arial" w:cs="Times New Roman"/>
              <w:color w:val="222222"/>
              <w:sz w:val="19"/>
              <w:szCs w:val="19"/>
            </w:rPr>
          </w:rPrChange>
        </w:rPr>
      </w:pPr>
      <w:proofErr w:type="gramStart"/>
      <w:r w:rsidRPr="00F16C54">
        <w:rPr>
          <w:rFonts w:ascii="Arial" w:hAnsi="Arial" w:cs="Times New Roman"/>
          <w:color w:val="FF0000"/>
          <w:sz w:val="19"/>
          <w:szCs w:val="19"/>
          <w:rPrChange w:id="429" w:author="Ori Y Zohar" w:date="2013-11-07T11:34:00Z">
            <w:rPr>
              <w:rFonts w:ascii="Arial" w:hAnsi="Arial" w:cs="Times New Roman"/>
              <w:color w:val="222222"/>
              <w:sz w:val="19"/>
              <w:szCs w:val="19"/>
            </w:rPr>
          </w:rPrChange>
        </w:rPr>
        <w:t>Loans above conventional conforming loan limits, $417,000.</w:t>
      </w:r>
      <w:proofErr w:type="gramEnd"/>
      <w:r w:rsidRPr="00F16C54">
        <w:rPr>
          <w:rFonts w:ascii="Arial" w:hAnsi="Arial" w:cs="Times New Roman"/>
          <w:color w:val="FF0000"/>
          <w:sz w:val="19"/>
          <w:szCs w:val="19"/>
          <w:rPrChange w:id="430" w:author="Ori Y Zohar" w:date="2013-11-07T11:34:00Z">
            <w:rPr>
              <w:rFonts w:ascii="Arial" w:hAnsi="Arial" w:cs="Times New Roman"/>
              <w:color w:val="222222"/>
              <w:sz w:val="19"/>
              <w:szCs w:val="19"/>
            </w:rPr>
          </w:rPrChange>
        </w:rPr>
        <w:br/>
      </w:r>
    </w:p>
    <w:p w14:paraId="71631986" w14:textId="77777777" w:rsidR="00012324" w:rsidRPr="00F16C54" w:rsidRDefault="00012324" w:rsidP="00012324">
      <w:pPr>
        <w:pStyle w:val="ListParagraph"/>
        <w:numPr>
          <w:ilvl w:val="0"/>
          <w:numId w:val="11"/>
        </w:numPr>
        <w:ind w:left="1800"/>
        <w:rPr>
          <w:rFonts w:ascii="Arial" w:eastAsia="Times New Roman" w:hAnsi="Arial" w:cs="Times New Roman"/>
          <w:b/>
          <w:color w:val="FF0000"/>
          <w:szCs w:val="19"/>
          <w:rPrChange w:id="431" w:author="Ori Y Zohar" w:date="2013-11-07T11:34:00Z">
            <w:rPr>
              <w:rFonts w:ascii="Arial" w:eastAsia="Times New Roman" w:hAnsi="Arial" w:cs="Times New Roman"/>
              <w:b/>
              <w:color w:val="222222"/>
              <w:szCs w:val="19"/>
            </w:rPr>
          </w:rPrChange>
        </w:rPr>
      </w:pPr>
      <w:r w:rsidRPr="00F16C54">
        <w:rPr>
          <w:rFonts w:ascii="Arial" w:eastAsia="Times New Roman" w:hAnsi="Arial" w:cs="Times New Roman"/>
          <w:b/>
          <w:color w:val="FF0000"/>
          <w:szCs w:val="19"/>
          <w:rPrChange w:id="432" w:author="Ori Y Zohar" w:date="2013-11-07T11:34:00Z">
            <w:rPr>
              <w:rFonts w:ascii="Arial" w:eastAsia="Times New Roman" w:hAnsi="Arial" w:cs="Times New Roman"/>
              <w:b/>
              <w:color w:val="222222"/>
              <w:szCs w:val="19"/>
            </w:rPr>
          </w:rPrChange>
        </w:rPr>
        <w:t>FHA</w:t>
      </w:r>
    </w:p>
    <w:p w14:paraId="01D71941" w14:textId="77777777" w:rsidR="00012324" w:rsidRPr="00F16C54" w:rsidRDefault="00012324" w:rsidP="00012324">
      <w:pPr>
        <w:pStyle w:val="ListParagraph"/>
        <w:shd w:val="clear" w:color="auto" w:fill="FFFFFF"/>
        <w:spacing w:before="100" w:beforeAutospacing="1" w:after="100" w:afterAutospacing="1"/>
        <w:ind w:left="1800"/>
        <w:rPr>
          <w:rFonts w:ascii="Arial" w:hAnsi="Arial" w:cs="Times New Roman"/>
          <w:color w:val="FF0000"/>
          <w:sz w:val="19"/>
          <w:szCs w:val="19"/>
          <w:rPrChange w:id="433" w:author="Ori Y Zohar" w:date="2013-11-07T11:34:00Z">
            <w:rPr>
              <w:rFonts w:ascii="Arial" w:hAnsi="Arial" w:cs="Times New Roman"/>
              <w:color w:val="222222"/>
              <w:sz w:val="19"/>
              <w:szCs w:val="19"/>
            </w:rPr>
          </w:rPrChange>
        </w:rPr>
      </w:pPr>
      <w:proofErr w:type="gramStart"/>
      <w:r w:rsidRPr="00F16C54">
        <w:rPr>
          <w:rFonts w:ascii="Arial" w:hAnsi="Arial" w:cs="Times New Roman"/>
          <w:color w:val="FF0000"/>
          <w:sz w:val="19"/>
          <w:szCs w:val="19"/>
          <w:rPrChange w:id="434" w:author="Ori Y Zohar" w:date="2013-11-07T11:34:00Z">
            <w:rPr>
              <w:rFonts w:ascii="Arial" w:hAnsi="Arial" w:cs="Times New Roman"/>
              <w:color w:val="222222"/>
              <w:sz w:val="19"/>
              <w:szCs w:val="19"/>
            </w:rPr>
          </w:rPrChange>
        </w:rPr>
        <w:t xml:space="preserve">Allows first time homebuyers to put down as little </w:t>
      </w:r>
      <w:proofErr w:type="spellStart"/>
      <w:r w:rsidRPr="00F16C54">
        <w:rPr>
          <w:rFonts w:ascii="Arial" w:hAnsi="Arial" w:cs="Times New Roman"/>
          <w:color w:val="FF0000"/>
          <w:sz w:val="19"/>
          <w:szCs w:val="19"/>
          <w:rPrChange w:id="435" w:author="Ori Y Zohar" w:date="2013-11-07T11:34:00Z">
            <w:rPr>
              <w:rFonts w:ascii="Arial" w:hAnsi="Arial" w:cs="Times New Roman"/>
              <w:color w:val="222222"/>
              <w:sz w:val="19"/>
              <w:szCs w:val="19"/>
            </w:rPr>
          </w:rPrChange>
        </w:rPr>
        <w:t>at</w:t>
      </w:r>
      <w:proofErr w:type="spellEnd"/>
      <w:r w:rsidRPr="00F16C54">
        <w:rPr>
          <w:rFonts w:ascii="Arial" w:hAnsi="Arial" w:cs="Times New Roman"/>
          <w:color w:val="FF0000"/>
          <w:sz w:val="19"/>
          <w:szCs w:val="19"/>
          <w:rPrChange w:id="436" w:author="Ori Y Zohar" w:date="2013-11-07T11:34:00Z">
            <w:rPr>
              <w:rFonts w:ascii="Arial" w:hAnsi="Arial" w:cs="Times New Roman"/>
              <w:color w:val="222222"/>
              <w:sz w:val="19"/>
              <w:szCs w:val="19"/>
            </w:rPr>
          </w:rPrChange>
        </w:rPr>
        <w:t xml:space="preserve"> 3.5% of total home value.</w:t>
      </w:r>
      <w:proofErr w:type="gramEnd"/>
      <w:r w:rsidRPr="00F16C54">
        <w:rPr>
          <w:rFonts w:ascii="Arial" w:hAnsi="Arial" w:cs="Times New Roman"/>
          <w:color w:val="FF0000"/>
          <w:sz w:val="19"/>
          <w:szCs w:val="19"/>
          <w:rPrChange w:id="437" w:author="Ori Y Zohar" w:date="2013-11-07T11:34:00Z">
            <w:rPr>
              <w:rFonts w:ascii="Arial" w:hAnsi="Arial" w:cs="Times New Roman"/>
              <w:color w:val="222222"/>
              <w:sz w:val="19"/>
              <w:szCs w:val="19"/>
            </w:rPr>
          </w:rPrChange>
        </w:rPr>
        <w:br/>
      </w:r>
    </w:p>
    <w:p w14:paraId="33F0718F" w14:textId="77777777" w:rsidR="00012324" w:rsidRPr="00F16C54" w:rsidRDefault="00012324" w:rsidP="00012324">
      <w:pPr>
        <w:pStyle w:val="ListParagraph"/>
        <w:numPr>
          <w:ilvl w:val="0"/>
          <w:numId w:val="11"/>
        </w:numPr>
        <w:ind w:left="1800"/>
        <w:rPr>
          <w:rFonts w:ascii="Arial" w:eastAsia="Times New Roman" w:hAnsi="Arial" w:cs="Times New Roman"/>
          <w:b/>
          <w:color w:val="FF0000"/>
          <w:szCs w:val="19"/>
          <w:rPrChange w:id="438" w:author="Ori Y Zohar" w:date="2013-11-07T11:34:00Z">
            <w:rPr>
              <w:rFonts w:ascii="Arial" w:eastAsia="Times New Roman" w:hAnsi="Arial" w:cs="Times New Roman"/>
              <w:b/>
              <w:color w:val="222222"/>
              <w:szCs w:val="19"/>
            </w:rPr>
          </w:rPrChange>
        </w:rPr>
      </w:pPr>
      <w:r w:rsidRPr="00F16C54">
        <w:rPr>
          <w:rFonts w:ascii="Arial" w:eastAsia="Times New Roman" w:hAnsi="Arial" w:cs="Times New Roman"/>
          <w:b/>
          <w:color w:val="FF0000"/>
          <w:szCs w:val="19"/>
          <w:rPrChange w:id="439" w:author="Ori Y Zohar" w:date="2013-11-07T11:34:00Z">
            <w:rPr>
              <w:rFonts w:ascii="Arial" w:eastAsia="Times New Roman" w:hAnsi="Arial" w:cs="Times New Roman"/>
              <w:b/>
              <w:color w:val="222222"/>
              <w:szCs w:val="19"/>
            </w:rPr>
          </w:rPrChange>
        </w:rPr>
        <w:t>VA</w:t>
      </w:r>
    </w:p>
    <w:p w14:paraId="2A415577" w14:textId="77777777" w:rsidR="00012324" w:rsidRPr="00F16C54" w:rsidRDefault="00012324" w:rsidP="00012324">
      <w:pPr>
        <w:pStyle w:val="ListParagraph"/>
        <w:shd w:val="clear" w:color="auto" w:fill="FFFFFF"/>
        <w:spacing w:before="100" w:beforeAutospacing="1" w:after="100" w:afterAutospacing="1"/>
        <w:ind w:left="1800"/>
        <w:rPr>
          <w:rFonts w:ascii="Arial" w:hAnsi="Arial" w:cs="Times New Roman"/>
          <w:color w:val="FF0000"/>
          <w:sz w:val="19"/>
          <w:szCs w:val="19"/>
          <w:rPrChange w:id="440" w:author="Ori Y Zohar" w:date="2013-11-07T11:34:00Z">
            <w:rPr>
              <w:rFonts w:ascii="Arial" w:hAnsi="Arial" w:cs="Times New Roman"/>
              <w:color w:val="222222"/>
              <w:sz w:val="19"/>
              <w:szCs w:val="19"/>
            </w:rPr>
          </w:rPrChange>
        </w:rPr>
      </w:pPr>
      <w:proofErr w:type="gramStart"/>
      <w:r w:rsidRPr="00F16C54">
        <w:rPr>
          <w:rFonts w:ascii="Arial" w:hAnsi="Arial" w:cs="Times New Roman"/>
          <w:color w:val="FF0000"/>
          <w:sz w:val="19"/>
          <w:szCs w:val="19"/>
          <w:rPrChange w:id="441" w:author="Ori Y Zohar" w:date="2013-11-07T11:34:00Z">
            <w:rPr>
              <w:rFonts w:ascii="Arial" w:hAnsi="Arial" w:cs="Times New Roman"/>
              <w:color w:val="222222"/>
              <w:sz w:val="19"/>
              <w:szCs w:val="19"/>
            </w:rPr>
          </w:rPrChange>
        </w:rPr>
        <w:t>For eligible American veterans or their surviving spouses.</w:t>
      </w:r>
      <w:proofErr w:type="gramEnd"/>
      <w:r w:rsidRPr="00F16C54">
        <w:rPr>
          <w:rFonts w:ascii="Arial" w:hAnsi="Arial" w:cs="Times New Roman"/>
          <w:color w:val="FF0000"/>
          <w:sz w:val="19"/>
          <w:szCs w:val="19"/>
          <w:rPrChange w:id="442" w:author="Ori Y Zohar" w:date="2013-11-07T11:34:00Z">
            <w:rPr>
              <w:rFonts w:ascii="Arial" w:hAnsi="Arial" w:cs="Times New Roman"/>
              <w:color w:val="222222"/>
              <w:sz w:val="19"/>
              <w:szCs w:val="19"/>
            </w:rPr>
          </w:rPrChange>
        </w:rPr>
        <w:br/>
      </w:r>
    </w:p>
    <w:p w14:paraId="277890E5" w14:textId="77777777" w:rsidR="00012324" w:rsidRPr="00F16C54" w:rsidRDefault="00012324" w:rsidP="00012324">
      <w:pPr>
        <w:pStyle w:val="ListParagraph"/>
        <w:numPr>
          <w:ilvl w:val="0"/>
          <w:numId w:val="11"/>
        </w:numPr>
        <w:ind w:left="1800"/>
        <w:rPr>
          <w:rFonts w:ascii="Arial" w:hAnsi="Arial" w:cs="Times New Roman"/>
          <w:color w:val="FF0000"/>
          <w:sz w:val="19"/>
          <w:szCs w:val="19"/>
          <w:rPrChange w:id="443" w:author="Ori Y Zohar" w:date="2013-11-07T11:34:00Z">
            <w:rPr>
              <w:rFonts w:ascii="Arial" w:hAnsi="Arial" w:cs="Times New Roman"/>
              <w:color w:val="222222"/>
              <w:sz w:val="19"/>
              <w:szCs w:val="19"/>
            </w:rPr>
          </w:rPrChange>
        </w:rPr>
      </w:pPr>
      <w:r w:rsidRPr="00F16C54">
        <w:rPr>
          <w:rFonts w:ascii="Arial" w:eastAsia="Times New Roman" w:hAnsi="Arial" w:cs="Times New Roman"/>
          <w:b/>
          <w:color w:val="FF0000"/>
          <w:szCs w:val="19"/>
          <w:rPrChange w:id="444" w:author="Ori Y Zohar" w:date="2013-11-07T11:34:00Z">
            <w:rPr>
              <w:rFonts w:ascii="Arial" w:eastAsia="Times New Roman" w:hAnsi="Arial" w:cs="Times New Roman"/>
              <w:b/>
              <w:color w:val="222222"/>
              <w:szCs w:val="19"/>
            </w:rPr>
          </w:rPrChange>
        </w:rPr>
        <w:t>USDA</w:t>
      </w:r>
      <w:r w:rsidRPr="00F16C54">
        <w:rPr>
          <w:rFonts w:ascii="Arial" w:eastAsia="Times New Roman" w:hAnsi="Arial" w:cs="Times New Roman"/>
          <w:b/>
          <w:color w:val="FF0000"/>
          <w:szCs w:val="19"/>
          <w:rPrChange w:id="445" w:author="Ori Y Zohar" w:date="2013-11-07T11:34:00Z">
            <w:rPr>
              <w:rFonts w:ascii="Arial" w:eastAsia="Times New Roman" w:hAnsi="Arial" w:cs="Times New Roman"/>
              <w:b/>
              <w:color w:val="222222"/>
              <w:szCs w:val="19"/>
            </w:rPr>
          </w:rPrChange>
        </w:rPr>
        <w:br/>
      </w:r>
      <w:r w:rsidRPr="00F16C54">
        <w:rPr>
          <w:rFonts w:ascii="Arial" w:hAnsi="Arial" w:cs="Times New Roman"/>
          <w:color w:val="FF0000"/>
          <w:sz w:val="19"/>
          <w:szCs w:val="19"/>
          <w:rPrChange w:id="446" w:author="Ori Y Zohar" w:date="2013-11-07T11:34:00Z">
            <w:rPr>
              <w:rFonts w:ascii="Arial" w:hAnsi="Arial" w:cs="Times New Roman"/>
              <w:color w:val="222222"/>
              <w:sz w:val="19"/>
              <w:szCs w:val="19"/>
            </w:rPr>
          </w:rPrChange>
        </w:rPr>
        <w:t>For rural property owners.</w:t>
      </w:r>
    </w:p>
    <w:p w14:paraId="575B72CA" w14:textId="77777777" w:rsidR="00012324" w:rsidRPr="00F16C54" w:rsidRDefault="00012324" w:rsidP="00012324">
      <w:pPr>
        <w:ind w:left="1080"/>
        <w:rPr>
          <w:rFonts w:ascii="Arial" w:eastAsia="Times New Roman" w:hAnsi="Arial" w:cs="Times New Roman"/>
          <w:b/>
          <w:color w:val="FF0000"/>
          <w:szCs w:val="19"/>
          <w:rPrChange w:id="447" w:author="Ori Y Zohar" w:date="2013-11-07T11:34:00Z">
            <w:rPr>
              <w:rFonts w:ascii="Arial" w:eastAsia="Times New Roman" w:hAnsi="Arial" w:cs="Times New Roman"/>
              <w:b/>
              <w:color w:val="222222"/>
              <w:szCs w:val="19"/>
            </w:rPr>
          </w:rPrChange>
        </w:rPr>
      </w:pPr>
    </w:p>
    <w:p w14:paraId="6A4F81CD" w14:textId="77777777" w:rsidR="00012324" w:rsidRPr="00F16C54" w:rsidRDefault="00012324" w:rsidP="00012324">
      <w:pPr>
        <w:ind w:left="1080"/>
        <w:rPr>
          <w:rFonts w:ascii="Arial" w:eastAsia="Times New Roman" w:hAnsi="Arial" w:cs="Times New Roman"/>
          <w:b/>
          <w:color w:val="FF0000"/>
          <w:szCs w:val="19"/>
          <w:rPrChange w:id="448" w:author="Ori Y Zohar" w:date="2013-11-07T11:34:00Z">
            <w:rPr>
              <w:rFonts w:ascii="Arial" w:eastAsia="Times New Roman" w:hAnsi="Arial" w:cs="Times New Roman"/>
              <w:b/>
              <w:color w:val="222222"/>
              <w:szCs w:val="19"/>
            </w:rPr>
          </w:rPrChange>
        </w:rPr>
      </w:pPr>
      <w:r w:rsidRPr="00F16C54">
        <w:rPr>
          <w:rFonts w:ascii="Arial" w:eastAsia="Times New Roman" w:hAnsi="Arial" w:cs="Times New Roman"/>
          <w:b/>
          <w:color w:val="FF0000"/>
          <w:szCs w:val="19"/>
          <w:rPrChange w:id="449" w:author="Ori Y Zohar" w:date="2013-11-07T11:34:00Z">
            <w:rPr>
              <w:rFonts w:ascii="Arial" w:eastAsia="Times New Roman" w:hAnsi="Arial" w:cs="Times New Roman"/>
              <w:b/>
              <w:color w:val="222222"/>
              <w:szCs w:val="19"/>
            </w:rPr>
          </w:rPrChange>
        </w:rPr>
        <w:t>Specialty Programs</w:t>
      </w:r>
    </w:p>
    <w:p w14:paraId="07338E30" w14:textId="77777777" w:rsidR="00012324" w:rsidRPr="00F16C54" w:rsidRDefault="00012324" w:rsidP="00012324">
      <w:pPr>
        <w:ind w:left="1080"/>
        <w:rPr>
          <w:rFonts w:ascii="Arial" w:eastAsia="Times New Roman" w:hAnsi="Arial" w:cs="Times New Roman"/>
          <w:b/>
          <w:color w:val="FF0000"/>
          <w:szCs w:val="19"/>
          <w:rPrChange w:id="450" w:author="Ori Y Zohar" w:date="2013-11-07T11:34:00Z">
            <w:rPr>
              <w:rFonts w:ascii="Arial" w:eastAsia="Times New Roman" w:hAnsi="Arial" w:cs="Times New Roman"/>
              <w:b/>
              <w:color w:val="222222"/>
              <w:szCs w:val="19"/>
            </w:rPr>
          </w:rPrChange>
        </w:rPr>
      </w:pPr>
    </w:p>
    <w:p w14:paraId="5FE26C73" w14:textId="77777777" w:rsidR="00012324" w:rsidRPr="00F16C54" w:rsidRDefault="00012324" w:rsidP="00012324">
      <w:pPr>
        <w:pStyle w:val="ListParagraph"/>
        <w:numPr>
          <w:ilvl w:val="0"/>
          <w:numId w:val="11"/>
        </w:numPr>
        <w:ind w:left="1800"/>
        <w:rPr>
          <w:rFonts w:ascii="Arial" w:hAnsi="Arial" w:cs="Times New Roman"/>
          <w:color w:val="FF0000"/>
          <w:sz w:val="19"/>
          <w:szCs w:val="19"/>
          <w:rPrChange w:id="451" w:author="Ori Y Zohar" w:date="2013-11-07T11:34:00Z">
            <w:rPr>
              <w:rFonts w:ascii="Arial" w:hAnsi="Arial" w:cs="Times New Roman"/>
              <w:color w:val="222222"/>
              <w:sz w:val="19"/>
              <w:szCs w:val="19"/>
            </w:rPr>
          </w:rPrChange>
        </w:rPr>
      </w:pPr>
      <w:r w:rsidRPr="00F16C54">
        <w:rPr>
          <w:rFonts w:ascii="Arial" w:eastAsia="Times New Roman" w:hAnsi="Arial" w:cs="Times New Roman"/>
          <w:b/>
          <w:color w:val="FF0000"/>
          <w:szCs w:val="19"/>
          <w:rPrChange w:id="452" w:author="Ori Y Zohar" w:date="2013-11-07T11:34:00Z">
            <w:rPr>
              <w:rFonts w:ascii="Arial" w:eastAsia="Times New Roman" w:hAnsi="Arial" w:cs="Times New Roman"/>
              <w:b/>
              <w:color w:val="222222"/>
              <w:szCs w:val="19"/>
            </w:rPr>
          </w:rPrChange>
        </w:rPr>
        <w:t>Down Payment Assistance Programs</w:t>
      </w:r>
      <w:r w:rsidRPr="00F16C54">
        <w:rPr>
          <w:rFonts w:ascii="Arial" w:eastAsia="Times New Roman" w:hAnsi="Arial" w:cs="Times New Roman"/>
          <w:b/>
          <w:color w:val="FF0000"/>
          <w:szCs w:val="19"/>
          <w:rPrChange w:id="453" w:author="Ori Y Zohar" w:date="2013-11-07T11:34:00Z">
            <w:rPr>
              <w:rFonts w:ascii="Arial" w:eastAsia="Times New Roman" w:hAnsi="Arial" w:cs="Times New Roman"/>
              <w:b/>
              <w:color w:val="222222"/>
              <w:szCs w:val="19"/>
            </w:rPr>
          </w:rPrChange>
        </w:rPr>
        <w:br/>
      </w:r>
      <w:r w:rsidRPr="00F16C54">
        <w:rPr>
          <w:rFonts w:ascii="Arial" w:hAnsi="Arial" w:cs="Times New Roman"/>
          <w:color w:val="FF0000"/>
          <w:sz w:val="19"/>
          <w:szCs w:val="19"/>
          <w:rPrChange w:id="454" w:author="Ori Y Zohar" w:date="2013-11-07T11:34:00Z">
            <w:rPr>
              <w:rFonts w:ascii="Arial" w:hAnsi="Arial" w:cs="Times New Roman"/>
              <w:color w:val="222222"/>
              <w:sz w:val="19"/>
              <w:szCs w:val="19"/>
            </w:rPr>
          </w:rPrChange>
        </w:rPr>
        <w:t xml:space="preserve">For homebuyers, particularly first time </w:t>
      </w:r>
      <w:proofErr w:type="gramStart"/>
      <w:r w:rsidRPr="00F16C54">
        <w:rPr>
          <w:rFonts w:ascii="Arial" w:hAnsi="Arial" w:cs="Times New Roman"/>
          <w:color w:val="FF0000"/>
          <w:sz w:val="19"/>
          <w:szCs w:val="19"/>
          <w:rPrChange w:id="455" w:author="Ori Y Zohar" w:date="2013-11-07T11:34:00Z">
            <w:rPr>
              <w:rFonts w:ascii="Arial" w:hAnsi="Arial" w:cs="Times New Roman"/>
              <w:color w:val="222222"/>
              <w:sz w:val="19"/>
              <w:szCs w:val="19"/>
            </w:rPr>
          </w:rPrChange>
        </w:rPr>
        <w:t>homebuyers, that</w:t>
      </w:r>
      <w:proofErr w:type="gramEnd"/>
      <w:r w:rsidRPr="00F16C54">
        <w:rPr>
          <w:rFonts w:ascii="Arial" w:hAnsi="Arial" w:cs="Times New Roman"/>
          <w:color w:val="FF0000"/>
          <w:sz w:val="19"/>
          <w:szCs w:val="19"/>
          <w:rPrChange w:id="456" w:author="Ori Y Zohar" w:date="2013-11-07T11:34:00Z">
            <w:rPr>
              <w:rFonts w:ascii="Arial" w:hAnsi="Arial" w:cs="Times New Roman"/>
              <w:color w:val="222222"/>
              <w:sz w:val="19"/>
              <w:szCs w:val="19"/>
            </w:rPr>
          </w:rPrChange>
        </w:rPr>
        <w:t xml:space="preserve"> need support making their down payment.</w:t>
      </w:r>
    </w:p>
    <w:p w14:paraId="0C676DA5" w14:textId="77777777" w:rsidR="00012324" w:rsidRPr="00F16C54" w:rsidRDefault="00012324" w:rsidP="00012324">
      <w:pPr>
        <w:ind w:left="1080"/>
        <w:rPr>
          <w:rFonts w:ascii="Arial" w:eastAsia="Times New Roman" w:hAnsi="Arial" w:cs="Times New Roman"/>
          <w:b/>
          <w:color w:val="FF0000"/>
          <w:szCs w:val="19"/>
          <w:u w:val="single"/>
          <w:rPrChange w:id="457" w:author="Ori Y Zohar" w:date="2013-11-07T11:34:00Z">
            <w:rPr>
              <w:rFonts w:ascii="Arial" w:eastAsia="Times New Roman" w:hAnsi="Arial" w:cs="Times New Roman"/>
              <w:b/>
              <w:color w:val="222222"/>
              <w:szCs w:val="19"/>
              <w:u w:val="single"/>
            </w:rPr>
          </w:rPrChange>
        </w:rPr>
      </w:pPr>
    </w:p>
    <w:p w14:paraId="76E5FBB3" w14:textId="77777777" w:rsidR="00012324" w:rsidRPr="00F16C54" w:rsidRDefault="00012324" w:rsidP="00012324">
      <w:pPr>
        <w:pStyle w:val="ListParagraph"/>
        <w:numPr>
          <w:ilvl w:val="0"/>
          <w:numId w:val="11"/>
        </w:numPr>
        <w:ind w:left="1800"/>
        <w:rPr>
          <w:rFonts w:ascii="Arial" w:hAnsi="Arial" w:cs="Times New Roman"/>
          <w:color w:val="FF0000"/>
          <w:sz w:val="19"/>
          <w:szCs w:val="19"/>
          <w:rPrChange w:id="458" w:author="Ori Y Zohar" w:date="2013-11-07T11:34:00Z">
            <w:rPr>
              <w:rFonts w:ascii="Arial" w:hAnsi="Arial" w:cs="Times New Roman"/>
              <w:color w:val="222222"/>
              <w:sz w:val="19"/>
              <w:szCs w:val="19"/>
            </w:rPr>
          </w:rPrChange>
        </w:rPr>
      </w:pPr>
      <w:r w:rsidRPr="00F16C54">
        <w:rPr>
          <w:rFonts w:ascii="Arial" w:eastAsia="Times New Roman" w:hAnsi="Arial" w:cs="Times New Roman"/>
          <w:b/>
          <w:color w:val="FF0000"/>
          <w:szCs w:val="19"/>
          <w:rPrChange w:id="459" w:author="Ori Y Zohar" w:date="2013-11-07T11:34:00Z">
            <w:rPr>
              <w:rFonts w:ascii="Arial" w:eastAsia="Times New Roman" w:hAnsi="Arial" w:cs="Times New Roman"/>
              <w:b/>
              <w:color w:val="222222"/>
              <w:szCs w:val="19"/>
            </w:rPr>
          </w:rPrChange>
        </w:rPr>
        <w:t>FHA Streamlined 203K/Rehabilitation</w:t>
      </w:r>
      <w:r w:rsidRPr="00F16C54">
        <w:rPr>
          <w:rFonts w:ascii="Arial" w:eastAsia="Times New Roman" w:hAnsi="Arial" w:cs="Times New Roman"/>
          <w:b/>
          <w:color w:val="FF0000"/>
          <w:szCs w:val="19"/>
          <w:rPrChange w:id="460" w:author="Ori Y Zohar" w:date="2013-11-07T11:34:00Z">
            <w:rPr>
              <w:rFonts w:ascii="Arial" w:eastAsia="Times New Roman" w:hAnsi="Arial" w:cs="Times New Roman"/>
              <w:b/>
              <w:color w:val="222222"/>
              <w:szCs w:val="19"/>
            </w:rPr>
          </w:rPrChange>
        </w:rPr>
        <w:br/>
      </w:r>
      <w:r w:rsidRPr="00F16C54">
        <w:rPr>
          <w:rFonts w:ascii="Arial" w:hAnsi="Arial" w:cs="Times New Roman"/>
          <w:color w:val="FF0000"/>
          <w:sz w:val="19"/>
          <w:szCs w:val="19"/>
          <w:rPrChange w:id="461" w:author="Ori Y Zohar" w:date="2013-11-07T11:34:00Z">
            <w:rPr>
              <w:rFonts w:ascii="Arial" w:hAnsi="Arial" w:cs="Times New Roman"/>
              <w:color w:val="222222"/>
              <w:sz w:val="19"/>
              <w:szCs w:val="19"/>
            </w:rPr>
          </w:rPrChange>
        </w:rPr>
        <w:t>For homebuyers and homeowners who need to finance property repairs or improvements.</w:t>
      </w:r>
    </w:p>
    <w:p w14:paraId="6FF5FB09" w14:textId="77777777" w:rsidR="00012324" w:rsidRPr="00F16C54" w:rsidRDefault="00012324" w:rsidP="00012324">
      <w:pPr>
        <w:ind w:left="1080"/>
        <w:rPr>
          <w:rFonts w:ascii="Arial" w:eastAsia="Times New Roman" w:hAnsi="Arial" w:cs="Times New Roman"/>
          <w:b/>
          <w:color w:val="FF0000"/>
          <w:szCs w:val="19"/>
          <w:rPrChange w:id="462" w:author="Ori Y Zohar" w:date="2013-11-07T11:34:00Z">
            <w:rPr>
              <w:rFonts w:ascii="Arial" w:eastAsia="Times New Roman" w:hAnsi="Arial" w:cs="Times New Roman"/>
              <w:b/>
              <w:color w:val="222222"/>
              <w:szCs w:val="19"/>
            </w:rPr>
          </w:rPrChange>
        </w:rPr>
      </w:pPr>
    </w:p>
    <w:p w14:paraId="4AAC6F98" w14:textId="77777777" w:rsidR="00012324" w:rsidRPr="00F16C54" w:rsidRDefault="00012324" w:rsidP="00012324">
      <w:pPr>
        <w:pStyle w:val="ListParagraph"/>
        <w:numPr>
          <w:ilvl w:val="0"/>
          <w:numId w:val="11"/>
        </w:numPr>
        <w:ind w:left="1800"/>
        <w:rPr>
          <w:rFonts w:ascii="Arial" w:hAnsi="Arial" w:cs="Times New Roman"/>
          <w:color w:val="FF0000"/>
          <w:sz w:val="19"/>
          <w:szCs w:val="19"/>
          <w:rPrChange w:id="463" w:author="Ori Y Zohar" w:date="2013-11-07T11:34:00Z">
            <w:rPr>
              <w:rFonts w:ascii="Arial" w:hAnsi="Arial" w:cs="Times New Roman"/>
              <w:color w:val="222222"/>
              <w:sz w:val="19"/>
              <w:szCs w:val="19"/>
            </w:rPr>
          </w:rPrChange>
        </w:rPr>
      </w:pPr>
      <w:r w:rsidRPr="00F16C54">
        <w:rPr>
          <w:rFonts w:ascii="Arial" w:eastAsia="Times New Roman" w:hAnsi="Arial" w:cs="Times New Roman"/>
          <w:b/>
          <w:color w:val="FF0000"/>
          <w:szCs w:val="19"/>
          <w:rPrChange w:id="464" w:author="Ori Y Zohar" w:date="2013-11-07T11:34:00Z">
            <w:rPr>
              <w:rFonts w:ascii="Arial" w:eastAsia="Times New Roman" w:hAnsi="Arial" w:cs="Times New Roman"/>
              <w:b/>
              <w:color w:val="222222"/>
              <w:szCs w:val="19"/>
            </w:rPr>
          </w:rPrChange>
        </w:rPr>
        <w:t>Portfolio Lending</w:t>
      </w:r>
      <w:r w:rsidRPr="00F16C54">
        <w:rPr>
          <w:rFonts w:ascii="Arial" w:eastAsia="Times New Roman" w:hAnsi="Arial" w:cs="Times New Roman"/>
          <w:b/>
          <w:color w:val="FF0000"/>
          <w:szCs w:val="19"/>
          <w:rPrChange w:id="465" w:author="Ori Y Zohar" w:date="2013-11-07T11:34:00Z">
            <w:rPr>
              <w:rFonts w:ascii="Arial" w:eastAsia="Times New Roman" w:hAnsi="Arial" w:cs="Times New Roman"/>
              <w:b/>
              <w:color w:val="222222"/>
              <w:szCs w:val="19"/>
            </w:rPr>
          </w:rPrChange>
        </w:rPr>
        <w:br/>
      </w:r>
      <w:r w:rsidRPr="00F16C54">
        <w:rPr>
          <w:rFonts w:ascii="Arial" w:hAnsi="Arial" w:cs="Times New Roman"/>
          <w:color w:val="FF0000"/>
          <w:sz w:val="19"/>
          <w:szCs w:val="19"/>
          <w:rPrChange w:id="466" w:author="Ori Y Zohar" w:date="2013-11-07T11:34:00Z">
            <w:rPr>
              <w:rFonts w:ascii="Arial" w:hAnsi="Arial" w:cs="Times New Roman"/>
              <w:color w:val="222222"/>
              <w:sz w:val="19"/>
              <w:szCs w:val="19"/>
            </w:rPr>
          </w:rPrChange>
        </w:rPr>
        <w:t>For borrowers that do not qualify for a loan through a government sponsored enterprise (GSE).</w:t>
      </w:r>
    </w:p>
    <w:p w14:paraId="544206A4" w14:textId="77777777" w:rsidR="00012324" w:rsidRPr="00F16C54" w:rsidRDefault="00012324" w:rsidP="00012324">
      <w:pPr>
        <w:ind w:left="1080"/>
        <w:rPr>
          <w:rFonts w:ascii="Arial" w:eastAsia="Times New Roman" w:hAnsi="Arial" w:cs="Times New Roman"/>
          <w:b/>
          <w:color w:val="FF0000"/>
          <w:szCs w:val="19"/>
          <w:u w:val="single"/>
          <w:rPrChange w:id="467" w:author="Ori Y Zohar" w:date="2013-11-07T11:34:00Z">
            <w:rPr>
              <w:rFonts w:ascii="Arial" w:eastAsia="Times New Roman" w:hAnsi="Arial" w:cs="Times New Roman"/>
              <w:b/>
              <w:color w:val="222222"/>
              <w:szCs w:val="19"/>
              <w:u w:val="single"/>
            </w:rPr>
          </w:rPrChange>
        </w:rPr>
      </w:pPr>
    </w:p>
    <w:p w14:paraId="0405950D" w14:textId="77777777" w:rsidR="00012324" w:rsidRPr="00F16C54" w:rsidRDefault="00012324" w:rsidP="00012324">
      <w:pPr>
        <w:pStyle w:val="ListParagraph"/>
        <w:numPr>
          <w:ilvl w:val="0"/>
          <w:numId w:val="11"/>
        </w:numPr>
        <w:ind w:left="1800"/>
        <w:rPr>
          <w:rFonts w:ascii="Arial" w:hAnsi="Arial" w:cs="Times New Roman"/>
          <w:color w:val="FF0000"/>
          <w:sz w:val="19"/>
          <w:szCs w:val="19"/>
          <w:rPrChange w:id="468" w:author="Ori Y Zohar" w:date="2013-11-07T11:34:00Z">
            <w:rPr>
              <w:rFonts w:ascii="Arial" w:hAnsi="Arial" w:cs="Times New Roman"/>
              <w:color w:val="222222"/>
              <w:sz w:val="19"/>
              <w:szCs w:val="19"/>
            </w:rPr>
          </w:rPrChange>
        </w:rPr>
      </w:pPr>
      <w:r w:rsidRPr="00F16C54">
        <w:rPr>
          <w:rFonts w:ascii="Arial" w:eastAsia="Times New Roman" w:hAnsi="Arial" w:cs="Times New Roman"/>
          <w:b/>
          <w:color w:val="FF0000"/>
          <w:szCs w:val="19"/>
          <w:rPrChange w:id="469" w:author="Ori Y Zohar" w:date="2013-11-07T11:34:00Z">
            <w:rPr>
              <w:rFonts w:ascii="Arial" w:eastAsia="Times New Roman" w:hAnsi="Arial" w:cs="Times New Roman"/>
              <w:b/>
              <w:color w:val="222222"/>
              <w:szCs w:val="19"/>
            </w:rPr>
          </w:rPrChange>
        </w:rPr>
        <w:t>HELOC (Home Equity Line of Credit</w:t>
      </w:r>
      <w:proofErr w:type="gramStart"/>
      <w:r w:rsidRPr="00F16C54">
        <w:rPr>
          <w:rFonts w:ascii="Arial" w:eastAsia="Times New Roman" w:hAnsi="Arial" w:cs="Times New Roman"/>
          <w:b/>
          <w:color w:val="FF0000"/>
          <w:szCs w:val="19"/>
          <w:rPrChange w:id="470" w:author="Ori Y Zohar" w:date="2013-11-07T11:34:00Z">
            <w:rPr>
              <w:rFonts w:ascii="Arial" w:eastAsia="Times New Roman" w:hAnsi="Arial" w:cs="Times New Roman"/>
              <w:b/>
              <w:color w:val="222222"/>
              <w:szCs w:val="19"/>
            </w:rPr>
          </w:rPrChange>
        </w:rPr>
        <w:t>)</w:t>
      </w:r>
      <w:proofErr w:type="gramEnd"/>
      <w:r w:rsidRPr="00F16C54">
        <w:rPr>
          <w:rFonts w:ascii="Arial" w:eastAsia="Times New Roman" w:hAnsi="Arial" w:cs="Times New Roman"/>
          <w:b/>
          <w:color w:val="FF0000"/>
          <w:szCs w:val="19"/>
          <w:rPrChange w:id="471" w:author="Ori Y Zohar" w:date="2013-11-07T11:34:00Z">
            <w:rPr>
              <w:rFonts w:ascii="Arial" w:eastAsia="Times New Roman" w:hAnsi="Arial" w:cs="Times New Roman"/>
              <w:b/>
              <w:color w:val="222222"/>
              <w:szCs w:val="19"/>
            </w:rPr>
          </w:rPrChange>
        </w:rPr>
        <w:br/>
      </w:r>
      <w:r w:rsidRPr="00F16C54">
        <w:rPr>
          <w:rFonts w:ascii="Arial" w:hAnsi="Arial" w:cs="Times New Roman"/>
          <w:color w:val="FF0000"/>
          <w:sz w:val="19"/>
          <w:szCs w:val="19"/>
          <w:rPrChange w:id="472" w:author="Ori Y Zohar" w:date="2013-11-07T11:34:00Z">
            <w:rPr>
              <w:rFonts w:ascii="Arial" w:hAnsi="Arial" w:cs="Times New Roman"/>
              <w:color w:val="222222"/>
              <w:sz w:val="19"/>
              <w:szCs w:val="19"/>
            </w:rPr>
          </w:rPrChange>
        </w:rPr>
        <w:t>For homeowners seeking to free up cash based on home equity stake.</w:t>
      </w:r>
    </w:p>
    <w:p w14:paraId="6533D489" w14:textId="77777777" w:rsidR="00012324" w:rsidRDefault="00012324" w:rsidP="00012324">
      <w:pPr>
        <w:pStyle w:val="ListParagraph"/>
        <w:widowControl w:val="0"/>
        <w:autoSpaceDE w:val="0"/>
        <w:autoSpaceDN w:val="0"/>
        <w:adjustRightInd w:val="0"/>
        <w:ind w:left="360"/>
        <w:rPr>
          <w:rFonts w:ascii="Times New Roman" w:hAnsi="Times New Roman" w:cs="Times New Roman"/>
          <w:b/>
        </w:rPr>
      </w:pPr>
    </w:p>
    <w:p w14:paraId="106D6A2F" w14:textId="77777777" w:rsidR="00012324" w:rsidRDefault="00012324" w:rsidP="00012324">
      <w:pPr>
        <w:pStyle w:val="ListParagraph"/>
        <w:widowControl w:val="0"/>
        <w:numPr>
          <w:ilvl w:val="0"/>
          <w:numId w:val="1"/>
        </w:numPr>
        <w:autoSpaceDE w:val="0"/>
        <w:autoSpaceDN w:val="0"/>
        <w:adjustRightInd w:val="0"/>
        <w:rPr>
          <w:rFonts w:ascii="Times New Roman" w:hAnsi="Times New Roman" w:cs="Times New Roman"/>
          <w:b/>
        </w:rPr>
      </w:pPr>
      <w:r>
        <w:rPr>
          <w:rFonts w:ascii="Times New Roman" w:hAnsi="Times New Roman" w:cs="Times New Roman"/>
          <w:b/>
        </w:rPr>
        <w:t>Third module: Today’s Rates</w:t>
      </w:r>
    </w:p>
    <w:p w14:paraId="508F3B74" w14:textId="77777777" w:rsidR="00012324" w:rsidRPr="002D0A05" w:rsidRDefault="00012324" w:rsidP="00012324">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b/>
        </w:rPr>
        <w:t xml:space="preserve">Header: </w:t>
      </w:r>
      <w:r>
        <w:rPr>
          <w:rFonts w:ascii="Times New Roman" w:hAnsi="Times New Roman" w:cs="Times New Roman"/>
        </w:rPr>
        <w:t>Today’s Rates</w:t>
      </w:r>
    </w:p>
    <w:p w14:paraId="21E8BBB1" w14:textId="77777777" w:rsidR="00012324" w:rsidRDefault="00012324" w:rsidP="00012324">
      <w:pPr>
        <w:pStyle w:val="ListParagraph"/>
        <w:widowControl w:val="0"/>
        <w:numPr>
          <w:ilvl w:val="1"/>
          <w:numId w:val="1"/>
        </w:numPr>
        <w:autoSpaceDE w:val="0"/>
        <w:autoSpaceDN w:val="0"/>
        <w:adjustRightInd w:val="0"/>
        <w:rPr>
          <w:rFonts w:ascii="Times New Roman" w:hAnsi="Times New Roman" w:cs="Times New Roman"/>
        </w:rPr>
      </w:pPr>
      <w:r w:rsidRPr="002D0A05">
        <w:rPr>
          <w:rFonts w:ascii="Times New Roman" w:hAnsi="Times New Roman" w:cs="Times New Roman"/>
          <w:b/>
        </w:rPr>
        <w:t xml:space="preserve">Subhead: </w:t>
      </w:r>
      <w:r w:rsidRPr="002D0A05">
        <w:rPr>
          <w:rFonts w:ascii="Times New Roman" w:hAnsi="Times New Roman" w:cs="Times New Roman"/>
        </w:rPr>
        <w:t>The</w:t>
      </w:r>
      <w:r w:rsidRPr="002D0A05">
        <w:rPr>
          <w:rFonts w:ascii="Times New Roman" w:hAnsi="Times New Roman" w:cs="Times New Roman"/>
          <w:b/>
        </w:rPr>
        <w:t xml:space="preserve"> </w:t>
      </w:r>
      <w:r w:rsidRPr="002D0A05">
        <w:rPr>
          <w:rFonts w:ascii="Times New Roman" w:hAnsi="Times New Roman" w:cs="Times New Roman"/>
        </w:rPr>
        <w:t xml:space="preserve">current mortgage rates are </w:t>
      </w:r>
      <w:r>
        <w:rPr>
          <w:rFonts w:ascii="Times New Roman" w:hAnsi="Times New Roman" w:cs="Times New Roman"/>
        </w:rPr>
        <w:t>at</w:t>
      </w:r>
      <w:r w:rsidRPr="002D0A05">
        <w:rPr>
          <w:rFonts w:ascii="Times New Roman" w:hAnsi="Times New Roman" w:cs="Times New Roman"/>
        </w:rPr>
        <w:t xml:space="preserve"> a historic low, which is why </w:t>
      </w:r>
      <w:r>
        <w:rPr>
          <w:rFonts w:ascii="Times New Roman" w:hAnsi="Times New Roman" w:cs="Times New Roman"/>
        </w:rPr>
        <w:t>buying a home and refinancing</w:t>
      </w:r>
      <w:r w:rsidRPr="002D0A05">
        <w:rPr>
          <w:rFonts w:ascii="Times New Roman" w:hAnsi="Times New Roman" w:cs="Times New Roman"/>
        </w:rPr>
        <w:t xml:space="preserve"> </w:t>
      </w:r>
      <w:r>
        <w:rPr>
          <w:rFonts w:ascii="Times New Roman" w:hAnsi="Times New Roman" w:cs="Times New Roman"/>
        </w:rPr>
        <w:t>today may be a smart financial decision.</w:t>
      </w:r>
      <w:r w:rsidRPr="002D0A05">
        <w:rPr>
          <w:rFonts w:ascii="Times New Roman" w:hAnsi="Times New Roman" w:cs="Times New Roman"/>
        </w:rPr>
        <w:t xml:space="preserve"> Of course, the mortgage rates might</w:t>
      </w:r>
      <w:r>
        <w:rPr>
          <w:rFonts w:ascii="Times New Roman" w:hAnsi="Times New Roman" w:cs="Times New Roman"/>
        </w:rPr>
        <w:t xml:space="preserve"> rise again in the near future</w:t>
      </w:r>
      <w:r w:rsidRPr="002D0A05">
        <w:rPr>
          <w:rFonts w:ascii="Times New Roman" w:hAnsi="Times New Roman" w:cs="Times New Roman"/>
        </w:rPr>
        <w:t xml:space="preserve">. Our </w:t>
      </w:r>
      <w:r>
        <w:rPr>
          <w:rFonts w:ascii="Times New Roman" w:hAnsi="Times New Roman" w:cs="Times New Roman"/>
        </w:rPr>
        <w:t>advisors are here to help you to find the mortgage with the best rates</w:t>
      </w:r>
      <w:r w:rsidRPr="002D0A05">
        <w:rPr>
          <w:rFonts w:ascii="Times New Roman" w:hAnsi="Times New Roman" w:cs="Times New Roman"/>
        </w:rPr>
        <w:t xml:space="preserve"> out of</w:t>
      </w:r>
      <w:r>
        <w:rPr>
          <w:rFonts w:ascii="Times New Roman" w:hAnsi="Times New Roman" w:cs="Times New Roman"/>
        </w:rPr>
        <w:t xml:space="preserve"> all of the lenders we work with</w:t>
      </w:r>
      <w:r w:rsidRPr="002D0A05">
        <w:rPr>
          <w:rFonts w:ascii="Times New Roman" w:hAnsi="Times New Roman" w:cs="Times New Roman"/>
        </w:rPr>
        <w:t xml:space="preserve">. </w:t>
      </w:r>
    </w:p>
    <w:p w14:paraId="78753403" w14:textId="77777777" w:rsidR="00012324" w:rsidRPr="00A74A8D" w:rsidRDefault="00012324" w:rsidP="00012324">
      <w:pPr>
        <w:pStyle w:val="ListParagraph"/>
        <w:widowControl w:val="0"/>
        <w:numPr>
          <w:ilvl w:val="1"/>
          <w:numId w:val="1"/>
        </w:numPr>
        <w:autoSpaceDE w:val="0"/>
        <w:autoSpaceDN w:val="0"/>
        <w:adjustRightInd w:val="0"/>
        <w:rPr>
          <w:rFonts w:ascii="Times New Roman" w:hAnsi="Times New Roman" w:cs="Times New Roman"/>
        </w:rPr>
      </w:pPr>
      <w:r>
        <w:rPr>
          <w:rFonts w:ascii="Times New Roman" w:hAnsi="Times New Roman" w:cs="Times New Roman"/>
          <w:b/>
        </w:rPr>
        <w:t>Today’s Rates Module</w:t>
      </w:r>
    </w:p>
    <w:p w14:paraId="43595891" w14:textId="77777777" w:rsidR="00012324" w:rsidRPr="00A74A8D" w:rsidRDefault="00012324" w:rsidP="00012324">
      <w:pPr>
        <w:pStyle w:val="ListParagraph"/>
        <w:widowControl w:val="0"/>
        <w:numPr>
          <w:ilvl w:val="2"/>
          <w:numId w:val="1"/>
        </w:numPr>
        <w:autoSpaceDE w:val="0"/>
        <w:autoSpaceDN w:val="0"/>
        <w:adjustRightInd w:val="0"/>
        <w:rPr>
          <w:rFonts w:ascii="Times New Roman" w:hAnsi="Times New Roman" w:cs="Times New Roman"/>
        </w:rPr>
      </w:pPr>
      <w:r w:rsidRPr="00A74A8D">
        <w:rPr>
          <w:rFonts w:ascii="Times New Roman" w:hAnsi="Times New Roman" w:cs="Times New Roman"/>
        </w:rPr>
        <w:t xml:space="preserve">Our mortgage rate history tool shows you the </w:t>
      </w:r>
      <w:r>
        <w:rPr>
          <w:rFonts w:ascii="Times New Roman" w:hAnsi="Times New Roman" w:cs="Times New Roman"/>
        </w:rPr>
        <w:t xml:space="preserve">change in </w:t>
      </w:r>
      <w:r w:rsidRPr="00A74A8D">
        <w:rPr>
          <w:rFonts w:ascii="Times New Roman" w:hAnsi="Times New Roman" w:cs="Times New Roman"/>
        </w:rPr>
        <w:t xml:space="preserve">rates for different mortgage </w:t>
      </w:r>
      <w:proofErr w:type="gramStart"/>
      <w:r w:rsidRPr="00A74A8D">
        <w:rPr>
          <w:rFonts w:ascii="Times New Roman" w:hAnsi="Times New Roman" w:cs="Times New Roman"/>
        </w:rPr>
        <w:t>types</w:t>
      </w:r>
      <w:proofErr w:type="gramEnd"/>
      <w:r w:rsidRPr="00A74A8D">
        <w:rPr>
          <w:rFonts w:ascii="Times New Roman" w:hAnsi="Times New Roman" w:cs="Times New Roman"/>
        </w:rPr>
        <w:t xml:space="preserve"> </w:t>
      </w:r>
      <w:r>
        <w:rPr>
          <w:rFonts w:ascii="Times New Roman" w:hAnsi="Times New Roman" w:cs="Times New Roman"/>
        </w:rPr>
        <w:t>time</w:t>
      </w:r>
      <w:r w:rsidRPr="00A74A8D">
        <w:rPr>
          <w:rFonts w:ascii="Times New Roman" w:hAnsi="Times New Roman" w:cs="Times New Roman"/>
        </w:rPr>
        <w:t xml:space="preserve">. </w:t>
      </w:r>
    </w:p>
    <w:p w14:paraId="55A787B8" w14:textId="77777777" w:rsidR="00012324" w:rsidRPr="00A74A8D" w:rsidRDefault="00012324" w:rsidP="00012324">
      <w:pPr>
        <w:pStyle w:val="ListParagraph"/>
        <w:widowControl w:val="0"/>
        <w:numPr>
          <w:ilvl w:val="2"/>
          <w:numId w:val="1"/>
        </w:numPr>
        <w:autoSpaceDE w:val="0"/>
        <w:autoSpaceDN w:val="0"/>
        <w:adjustRightInd w:val="0"/>
        <w:rPr>
          <w:rFonts w:ascii="Times New Roman" w:hAnsi="Times New Roman" w:cs="Times New Roman"/>
          <w:color w:val="FF0000"/>
        </w:rPr>
      </w:pPr>
      <w:r w:rsidRPr="00A74A8D">
        <w:rPr>
          <w:rFonts w:ascii="Times New Roman" w:hAnsi="Times New Roman" w:cs="Times New Roman"/>
          <w:color w:val="FF0000"/>
        </w:rPr>
        <w:t>MORE INFO TO COME</w:t>
      </w:r>
    </w:p>
    <w:p w14:paraId="170E7DE8" w14:textId="77777777" w:rsidR="00012324" w:rsidRDefault="00012324" w:rsidP="00012324">
      <w:pPr>
        <w:pStyle w:val="ListParagraph"/>
        <w:widowControl w:val="0"/>
        <w:numPr>
          <w:ilvl w:val="1"/>
          <w:numId w:val="1"/>
        </w:numPr>
        <w:autoSpaceDE w:val="0"/>
        <w:autoSpaceDN w:val="0"/>
        <w:adjustRightInd w:val="0"/>
        <w:rPr>
          <w:rFonts w:ascii="Times New Roman" w:hAnsi="Times New Roman" w:cs="Times New Roman"/>
          <w:b/>
        </w:rPr>
      </w:pPr>
      <w:r>
        <w:rPr>
          <w:rFonts w:ascii="Times New Roman" w:hAnsi="Times New Roman" w:cs="Times New Roman"/>
          <w:b/>
        </w:rPr>
        <w:t>Reference:</w:t>
      </w:r>
    </w:p>
    <w:p w14:paraId="2200DB84" w14:textId="77777777" w:rsidR="00012324" w:rsidRDefault="00012324" w:rsidP="00012324">
      <w:pPr>
        <w:widowControl w:val="0"/>
        <w:autoSpaceDE w:val="0"/>
        <w:autoSpaceDN w:val="0"/>
        <w:adjustRightInd w:val="0"/>
        <w:rPr>
          <w:rFonts w:ascii="Times New Roman" w:hAnsi="Times New Roman" w:cs="Times New Roman"/>
          <w:b/>
        </w:rPr>
      </w:pPr>
    </w:p>
    <w:p w14:paraId="15F20D34" w14:textId="77777777" w:rsidR="00012324" w:rsidRDefault="00012324" w:rsidP="00012324">
      <w:pPr>
        <w:widowControl w:val="0"/>
        <w:autoSpaceDE w:val="0"/>
        <w:autoSpaceDN w:val="0"/>
        <w:adjustRightInd w:val="0"/>
        <w:rPr>
          <w:rFonts w:ascii="Times New Roman" w:hAnsi="Times New Roman" w:cs="Times New Roman"/>
          <w:b/>
        </w:rPr>
      </w:pPr>
    </w:p>
    <w:p w14:paraId="01F14ADA" w14:textId="77777777" w:rsidR="00012324" w:rsidRDefault="00012324" w:rsidP="00012324">
      <w:pPr>
        <w:widowControl w:val="0"/>
        <w:autoSpaceDE w:val="0"/>
        <w:autoSpaceDN w:val="0"/>
        <w:adjustRightInd w:val="0"/>
        <w:rPr>
          <w:rFonts w:ascii="Times New Roman" w:hAnsi="Times New Roman" w:cs="Times New Roman"/>
          <w:b/>
        </w:rPr>
      </w:pPr>
      <w:r>
        <w:rPr>
          <w:rFonts w:ascii="Times New Roman" w:hAnsi="Times New Roman" w:cs="Times New Roman"/>
          <w:b/>
          <w:noProof/>
        </w:rPr>
        <w:lastRenderedPageBreak/>
        <w:drawing>
          <wp:inline distT="0" distB="0" distL="0" distR="0" wp14:anchorId="70873114" wp14:editId="0D72C654">
            <wp:extent cx="5486400" cy="3811900"/>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811900"/>
                    </a:xfrm>
                    <a:prstGeom prst="rect">
                      <a:avLst/>
                    </a:prstGeom>
                    <a:noFill/>
                    <a:ln>
                      <a:noFill/>
                    </a:ln>
                  </pic:spPr>
                </pic:pic>
              </a:graphicData>
            </a:graphic>
          </wp:inline>
        </w:drawing>
      </w:r>
    </w:p>
    <w:p w14:paraId="20D14133" w14:textId="77777777" w:rsidR="00012324" w:rsidRPr="00942D59" w:rsidRDefault="00012324" w:rsidP="00012324">
      <w:pPr>
        <w:widowControl w:val="0"/>
        <w:autoSpaceDE w:val="0"/>
        <w:autoSpaceDN w:val="0"/>
        <w:adjustRightInd w:val="0"/>
        <w:rPr>
          <w:rFonts w:ascii="Times New Roman" w:hAnsi="Times New Roman" w:cs="Times New Roman"/>
        </w:rPr>
      </w:pPr>
      <w:r w:rsidRPr="00942D59">
        <w:rPr>
          <w:rFonts w:ascii="Times New Roman" w:hAnsi="Times New Roman" w:cs="Times New Roman"/>
        </w:rPr>
        <w:t>https://moneypark.ch/en/mortgage/rates/</w:t>
      </w:r>
    </w:p>
    <w:p w14:paraId="16BEF742" w14:textId="48E66A74" w:rsidR="00012324" w:rsidRPr="009619D3" w:rsidRDefault="00012324" w:rsidP="00012324">
      <w:pPr>
        <w:rPr>
          <w:rFonts w:ascii="Times New Roman" w:hAnsi="Times New Roman" w:cs="Times New Roman"/>
          <w:b/>
        </w:rPr>
      </w:pPr>
      <w:del w:id="473" w:author="Betsy Chapman" w:date="2013-11-07T15:25:00Z">
        <w:r w:rsidDel="0075367B">
          <w:rPr>
            <w:rFonts w:ascii="Times New Roman" w:hAnsi="Times New Roman" w:cs="Times New Roman"/>
          </w:rPr>
          <w:br/>
        </w:r>
      </w:del>
    </w:p>
    <w:p w14:paraId="37204C29" w14:textId="6417B574" w:rsidR="00012324" w:rsidDel="0075367B" w:rsidRDefault="00012324" w:rsidP="00012324">
      <w:pPr>
        <w:rPr>
          <w:del w:id="474" w:author="Betsy Chapman" w:date="2013-11-07T15:25:00Z"/>
          <w:rFonts w:ascii="Times New Roman" w:hAnsi="Times New Roman" w:cs="Times New Roman"/>
          <w:b/>
          <w:u w:val="single"/>
        </w:rPr>
      </w:pPr>
      <w:del w:id="475" w:author="Betsy Chapman" w:date="2013-11-07T15:25:00Z">
        <w:r w:rsidDel="0075367B">
          <w:rPr>
            <w:rFonts w:ascii="Times New Roman" w:hAnsi="Times New Roman" w:cs="Times New Roman"/>
            <w:b/>
            <w:u w:val="single"/>
          </w:rPr>
          <w:br w:type="page"/>
        </w:r>
      </w:del>
    </w:p>
    <w:p w14:paraId="6D1688AC" w14:textId="70316C8F" w:rsidR="00012324" w:rsidRPr="00FB7A3A" w:rsidDel="004A2533" w:rsidRDefault="00012324" w:rsidP="00012324">
      <w:pPr>
        <w:rPr>
          <w:del w:id="476" w:author="Ori Y Zohar" w:date="2013-11-07T11:37:00Z"/>
          <w:rFonts w:ascii="Times New Roman" w:hAnsi="Times New Roman" w:cs="Times New Roman"/>
          <w:b/>
          <w:u w:val="single"/>
        </w:rPr>
      </w:pPr>
      <w:del w:id="477" w:author="Ori Y Zohar" w:date="2013-11-07T11:37:00Z">
        <w:r w:rsidRPr="00FB7A3A" w:rsidDel="004A2533">
          <w:rPr>
            <w:rFonts w:ascii="Times New Roman" w:hAnsi="Times New Roman" w:cs="Times New Roman"/>
            <w:b/>
            <w:u w:val="single"/>
          </w:rPr>
          <w:lastRenderedPageBreak/>
          <w:delText xml:space="preserve">Menu Option </w:delText>
        </w:r>
        <w:r w:rsidDel="004A2533">
          <w:rPr>
            <w:rFonts w:ascii="Times New Roman" w:hAnsi="Times New Roman" w:cs="Times New Roman"/>
            <w:b/>
            <w:u w:val="single"/>
          </w:rPr>
          <w:delText>2 – Locations &amp; Contact</w:delText>
        </w:r>
      </w:del>
    </w:p>
    <w:p w14:paraId="14862F24" w14:textId="331E8F1B" w:rsidR="00012324" w:rsidDel="004A2533" w:rsidRDefault="00012324" w:rsidP="00012324">
      <w:pPr>
        <w:rPr>
          <w:del w:id="478" w:author="Ori Y Zohar" w:date="2013-11-07T11:37:00Z"/>
          <w:rFonts w:ascii="Times New Roman" w:hAnsi="Times New Roman" w:cs="Times New Roman"/>
        </w:rPr>
      </w:pPr>
    </w:p>
    <w:p w14:paraId="7ACB26E8" w14:textId="12C9C0F3" w:rsidR="00012324" w:rsidDel="004A2533" w:rsidRDefault="00012324" w:rsidP="00012324">
      <w:pPr>
        <w:pStyle w:val="ListParagraph"/>
        <w:numPr>
          <w:ilvl w:val="0"/>
          <w:numId w:val="4"/>
        </w:numPr>
        <w:rPr>
          <w:del w:id="479" w:author="Ori Y Zohar" w:date="2013-11-07T11:37:00Z"/>
          <w:rFonts w:ascii="Times New Roman" w:hAnsi="Times New Roman" w:cs="Times New Roman"/>
          <w:i/>
        </w:rPr>
      </w:pPr>
      <w:del w:id="480" w:author="Ori Y Zohar" w:date="2013-11-07T11:37:00Z">
        <w:r w:rsidRPr="00AC60D4" w:rsidDel="004A2533">
          <w:rPr>
            <w:rFonts w:ascii="Times New Roman" w:hAnsi="Times New Roman" w:cs="Times New Roman"/>
            <w:i/>
          </w:rPr>
          <w:delText xml:space="preserve">Use same contact page as </w:delText>
        </w:r>
        <w:r w:rsidDel="004A2533">
          <w:rPr>
            <w:rFonts w:ascii="Times New Roman" w:hAnsi="Times New Roman" w:cs="Times New Roman"/>
            <w:i/>
          </w:rPr>
          <w:delText>on Sindeo.com, but with update information:</w:delText>
        </w:r>
      </w:del>
    </w:p>
    <w:p w14:paraId="5EA08046" w14:textId="7184D2AC" w:rsidR="00012324" w:rsidRPr="00A74A8D" w:rsidDel="004A2533" w:rsidRDefault="00012324" w:rsidP="00012324">
      <w:pPr>
        <w:pStyle w:val="ListParagraph"/>
        <w:numPr>
          <w:ilvl w:val="1"/>
          <w:numId w:val="4"/>
        </w:numPr>
        <w:shd w:val="clear" w:color="auto" w:fill="FFFFFF"/>
        <w:spacing w:before="100" w:beforeAutospacing="1" w:after="100" w:afterAutospacing="1"/>
        <w:rPr>
          <w:del w:id="481" w:author="Ori Y Zohar" w:date="2013-11-07T11:37:00Z"/>
          <w:rFonts w:ascii="Times New Roman" w:hAnsi="Times New Roman" w:cs="Times New Roman"/>
        </w:rPr>
      </w:pPr>
      <w:del w:id="482" w:author="Ori Y Zohar" w:date="2013-11-07T11:37:00Z">
        <w:r w:rsidRPr="00A74A8D" w:rsidDel="004A2533">
          <w:rPr>
            <w:rFonts w:ascii="Times New Roman" w:hAnsi="Times New Roman" w:cs="Times New Roman"/>
            <w:b/>
          </w:rPr>
          <w:delText>Visit us:</w:delText>
        </w:r>
        <w:r w:rsidRPr="00A74A8D" w:rsidDel="004A2533">
          <w:rPr>
            <w:rFonts w:ascii="Times New Roman" w:hAnsi="Times New Roman" w:cs="Times New Roman"/>
          </w:rPr>
          <w:delText xml:space="preserve"> 180 Sansome Street, #400</w:delText>
        </w:r>
        <w:r w:rsidRPr="00A74A8D" w:rsidDel="004A2533">
          <w:rPr>
            <w:rFonts w:ascii="Times New Roman" w:hAnsi="Times New Roman" w:cs="Times New Roman"/>
          </w:rPr>
          <w:br/>
          <w:delText>San Francisco, CA, 94104</w:delText>
        </w:r>
        <w:r w:rsidRPr="00A74A8D" w:rsidDel="004A2533">
          <w:rPr>
            <w:rFonts w:ascii="Times New Roman" w:hAnsi="Times New Roman" w:cs="Times New Roman"/>
          </w:rPr>
          <w:br/>
        </w:r>
        <w:r w:rsidRPr="00A74A8D" w:rsidDel="004A2533">
          <w:rPr>
            <w:rFonts w:ascii="Times New Roman" w:hAnsi="Times New Roman" w:cs="Times New Roman"/>
            <w:i/>
          </w:rPr>
          <w:delText>Show location of branch on Google Maps</w:delText>
        </w:r>
      </w:del>
    </w:p>
    <w:p w14:paraId="4E65F025" w14:textId="5F8E5197" w:rsidR="00012324" w:rsidRPr="00A74A8D" w:rsidDel="004A2533" w:rsidRDefault="00012324" w:rsidP="00012324">
      <w:pPr>
        <w:pStyle w:val="ListParagraph"/>
        <w:numPr>
          <w:ilvl w:val="1"/>
          <w:numId w:val="4"/>
        </w:numPr>
        <w:rPr>
          <w:del w:id="483" w:author="Ori Y Zohar" w:date="2013-11-07T11:37:00Z"/>
          <w:rFonts w:ascii="Times New Roman" w:hAnsi="Times New Roman" w:cs="Times New Roman"/>
          <w:i/>
        </w:rPr>
      </w:pPr>
      <w:del w:id="484" w:author="Ori Y Zohar" w:date="2013-11-07T11:37:00Z">
        <w:r w:rsidRPr="00A74A8D" w:rsidDel="004A2533">
          <w:rPr>
            <w:rFonts w:ascii="Times New Roman" w:hAnsi="Times New Roman" w:cs="Times New Roman"/>
            <w:b/>
          </w:rPr>
          <w:delText>E-mail us</w:delText>
        </w:r>
        <w:r w:rsidRPr="00A74A8D" w:rsidDel="004A2533">
          <w:rPr>
            <w:rFonts w:ascii="Times New Roman" w:hAnsi="Times New Roman" w:cs="Times New Roman"/>
          </w:rPr>
          <w:delText xml:space="preserve">: </w:delText>
        </w:r>
        <w:r w:rsidDel="004A2533">
          <w:fldChar w:fldCharType="begin"/>
        </w:r>
        <w:r w:rsidDel="004A2533">
          <w:delInstrText xml:space="preserve"> HYPERLINK "mailto:info@sindeo.com" </w:delInstrText>
        </w:r>
        <w:r w:rsidDel="004A2533">
          <w:fldChar w:fldCharType="separate"/>
        </w:r>
        <w:r w:rsidRPr="00A74A8D" w:rsidDel="004A2533">
          <w:rPr>
            <w:rStyle w:val="Hyperlink"/>
            <w:rFonts w:ascii="Times New Roman" w:hAnsi="Times New Roman" w:cs="Times New Roman"/>
          </w:rPr>
          <w:delText>info@sindeo.com</w:delText>
        </w:r>
        <w:r w:rsidDel="004A2533">
          <w:rPr>
            <w:rStyle w:val="Hyperlink"/>
            <w:rFonts w:ascii="Times New Roman" w:hAnsi="Times New Roman" w:cs="Times New Roman"/>
          </w:rPr>
          <w:fldChar w:fldCharType="end"/>
        </w:r>
      </w:del>
    </w:p>
    <w:p w14:paraId="37BA98CE" w14:textId="469C9C33" w:rsidR="00012324" w:rsidRPr="00A74A8D" w:rsidDel="004A2533" w:rsidRDefault="00012324" w:rsidP="00012324">
      <w:pPr>
        <w:pStyle w:val="ListParagraph"/>
        <w:numPr>
          <w:ilvl w:val="1"/>
          <w:numId w:val="4"/>
        </w:numPr>
        <w:shd w:val="clear" w:color="auto" w:fill="FFFFFF"/>
        <w:spacing w:before="100" w:beforeAutospacing="1" w:after="100" w:afterAutospacing="1"/>
        <w:rPr>
          <w:del w:id="485" w:author="Ori Y Zohar" w:date="2013-11-07T11:37:00Z"/>
          <w:rFonts w:ascii="Times New Roman" w:hAnsi="Times New Roman" w:cs="Times New Roman"/>
          <w:b/>
        </w:rPr>
      </w:pPr>
      <w:del w:id="486" w:author="Ori Y Zohar" w:date="2013-11-07T11:37:00Z">
        <w:r w:rsidRPr="00A74A8D" w:rsidDel="004A2533">
          <w:rPr>
            <w:rFonts w:ascii="Times New Roman" w:hAnsi="Times New Roman" w:cs="Times New Roman"/>
            <w:b/>
            <w:bdr w:val="none" w:sz="0" w:space="0" w:color="auto" w:frame="1"/>
          </w:rPr>
          <w:delText>Reach out to one of our advisors:</w:delText>
        </w:r>
      </w:del>
    </w:p>
    <w:p w14:paraId="0C84D6C1" w14:textId="6DB21AB0" w:rsidR="00012324" w:rsidRPr="00A74A8D" w:rsidDel="004A2533" w:rsidRDefault="00012324" w:rsidP="00012324">
      <w:pPr>
        <w:pStyle w:val="ListParagraph"/>
        <w:numPr>
          <w:ilvl w:val="2"/>
          <w:numId w:val="4"/>
        </w:numPr>
        <w:shd w:val="clear" w:color="auto" w:fill="FFFFFF"/>
        <w:spacing w:before="100" w:beforeAutospacing="1" w:after="100" w:afterAutospacing="1"/>
        <w:rPr>
          <w:del w:id="487" w:author="Ori Y Zohar" w:date="2013-11-07T11:37:00Z"/>
          <w:rFonts w:ascii="Times New Roman" w:hAnsi="Times New Roman" w:cs="Times New Roman"/>
        </w:rPr>
      </w:pPr>
      <w:del w:id="488" w:author="Ori Y Zohar" w:date="2013-11-07T11:37:00Z">
        <w:r w:rsidRPr="00A74A8D" w:rsidDel="004A2533">
          <w:rPr>
            <w:rFonts w:ascii="Times New Roman" w:hAnsi="Times New Roman" w:cs="Times New Roman"/>
            <w:bdr w:val="none" w:sz="0" w:space="0" w:color="auto" w:frame="1"/>
          </w:rPr>
          <w:delText>Contact form (first and last name, e-mail, phone, message)</w:delText>
        </w:r>
      </w:del>
    </w:p>
    <w:p w14:paraId="5F2F5B44" w14:textId="75C4DFA6" w:rsidR="00012324" w:rsidDel="004A2533" w:rsidRDefault="00012324" w:rsidP="00012324">
      <w:pPr>
        <w:rPr>
          <w:del w:id="489" w:author="Ori Y Zohar" w:date="2013-11-07T11:37:00Z"/>
        </w:rPr>
      </w:pPr>
      <w:del w:id="490" w:author="Ori Y Zohar" w:date="2013-11-07T11:37:00Z">
        <w:r w:rsidDel="004A2533">
          <w:rPr>
            <w:rFonts w:ascii="Times New Roman" w:hAnsi="Times New Roman" w:cs="Times New Roman"/>
            <w:noProof/>
            <w:rPrChange w:id="491" w:author="Unknown">
              <w:rPr>
                <w:noProof/>
              </w:rPr>
            </w:rPrChange>
          </w:rPr>
          <w:drawing>
            <wp:inline distT="0" distB="0" distL="0" distR="0" wp14:anchorId="072F33F3" wp14:editId="38E8A3EE">
              <wp:extent cx="5740176" cy="2445871"/>
              <wp:effectExtent l="0" t="0" r="63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740920" cy="2446188"/>
                      </a:xfrm>
                      <a:prstGeom prst="rect">
                        <a:avLst/>
                      </a:prstGeom>
                      <a:noFill/>
                      <a:ln>
                        <a:noFill/>
                      </a:ln>
                    </pic:spPr>
                  </pic:pic>
                </a:graphicData>
              </a:graphic>
            </wp:inline>
          </w:drawing>
        </w:r>
        <w:r w:rsidRPr="00AC60D4" w:rsidDel="004A2533">
          <w:rPr>
            <w:rFonts w:ascii="Times New Roman" w:hAnsi="Times New Roman" w:cs="Times New Roman"/>
          </w:rPr>
          <w:delText xml:space="preserve"> http://www.sindeo.com/conta/</w:delText>
        </w:r>
      </w:del>
    </w:p>
    <w:p w14:paraId="36CD1F8A" w14:textId="278DAC4A" w:rsidR="00012324" w:rsidDel="004A2533" w:rsidRDefault="00012324" w:rsidP="00012324">
      <w:pPr>
        <w:widowControl w:val="0"/>
        <w:autoSpaceDE w:val="0"/>
        <w:autoSpaceDN w:val="0"/>
        <w:adjustRightInd w:val="0"/>
        <w:rPr>
          <w:del w:id="492" w:author="Ori Y Zohar" w:date="2013-11-07T11:37:00Z"/>
          <w:rFonts w:ascii="Times New Roman" w:hAnsi="Times New Roman" w:cs="Times New Roman"/>
        </w:rPr>
      </w:pPr>
    </w:p>
    <w:p w14:paraId="763FB0D2" w14:textId="79210358" w:rsidR="00012324" w:rsidRDefault="00012324" w:rsidP="00012324">
      <w:pPr>
        <w:rPr>
          <w:rFonts w:ascii="Times New Roman" w:hAnsi="Times New Roman" w:cs="Times New Roman"/>
          <w:b/>
          <w:u w:val="single"/>
        </w:rPr>
      </w:pPr>
      <w:del w:id="493" w:author="Betsy Chapman" w:date="2013-11-07T15:25:00Z">
        <w:r w:rsidDel="0075367B">
          <w:rPr>
            <w:rFonts w:ascii="Times New Roman" w:hAnsi="Times New Roman" w:cs="Times New Roman"/>
            <w:b/>
            <w:u w:val="single"/>
          </w:rPr>
          <w:br w:type="page"/>
        </w:r>
      </w:del>
    </w:p>
    <w:p w14:paraId="1C90ABE4" w14:textId="7AD15884" w:rsidR="00E60B15" w:rsidRDefault="00E60B15" w:rsidP="00012324">
      <w:pPr>
        <w:rPr>
          <w:ins w:id="494" w:author="Betsy Chapman" w:date="2013-11-07T15:30:00Z"/>
          <w:rFonts w:ascii="Times New Roman" w:hAnsi="Times New Roman" w:cs="Times New Roman"/>
          <w:b/>
          <w:u w:val="single"/>
        </w:rPr>
      </w:pPr>
      <w:ins w:id="495" w:author="Betsy Chapman" w:date="2013-11-07T15:30:00Z">
        <w:r>
          <w:rPr>
            <w:rFonts w:ascii="Times New Roman" w:hAnsi="Times New Roman" w:cs="Times New Roman"/>
            <w:b/>
            <w:u w:val="single"/>
          </w:rPr>
          <w:lastRenderedPageBreak/>
          <w:t xml:space="preserve">Menu Option 2 </w:t>
        </w:r>
      </w:ins>
      <w:ins w:id="496" w:author="Betsy Chapman" w:date="2013-11-07T15:31:00Z">
        <w:r>
          <w:rPr>
            <w:rFonts w:ascii="Times New Roman" w:hAnsi="Times New Roman" w:cs="Times New Roman"/>
            <w:b/>
            <w:u w:val="single"/>
          </w:rPr>
          <w:t>–</w:t>
        </w:r>
      </w:ins>
      <w:ins w:id="497" w:author="Betsy Chapman" w:date="2013-11-07T15:30:00Z">
        <w:r>
          <w:rPr>
            <w:rFonts w:ascii="Times New Roman" w:hAnsi="Times New Roman" w:cs="Times New Roman"/>
            <w:b/>
            <w:u w:val="single"/>
          </w:rPr>
          <w:t xml:space="preserve"> Apply</w:t>
        </w:r>
      </w:ins>
    </w:p>
    <w:p w14:paraId="751F12E1" w14:textId="4F1F19AB" w:rsidR="00E60B15" w:rsidRDefault="00E60B15" w:rsidP="00E60B15">
      <w:pPr>
        <w:pStyle w:val="ListParagraph"/>
        <w:numPr>
          <w:ilvl w:val="0"/>
          <w:numId w:val="1"/>
        </w:numPr>
        <w:ind w:firstLine="0"/>
        <w:rPr>
          <w:ins w:id="498" w:author="Betsy Chapman" w:date="2013-11-07T15:33:00Z"/>
          <w:rFonts w:ascii="Times New Roman" w:hAnsi="Times New Roman" w:cs="Times New Roman"/>
          <w:i/>
        </w:rPr>
        <w:pPrChange w:id="499" w:author="Betsy Chapman" w:date="2013-11-07T15:33:00Z">
          <w:pPr/>
        </w:pPrChange>
      </w:pPr>
      <w:ins w:id="500" w:author="Betsy Chapman" w:date="2013-11-07T15:33:00Z">
        <w:r>
          <w:rPr>
            <w:rFonts w:ascii="Times New Roman" w:hAnsi="Times New Roman" w:cs="Times New Roman"/>
            <w:i/>
          </w:rPr>
          <w:t>Show same contact box shown at top of home page:</w:t>
        </w:r>
      </w:ins>
    </w:p>
    <w:p w14:paraId="7728909B" w14:textId="77777777" w:rsidR="00E60B15" w:rsidRDefault="00E60B15" w:rsidP="00E60B15">
      <w:pPr>
        <w:pStyle w:val="ListParagraph"/>
        <w:widowControl w:val="0"/>
        <w:numPr>
          <w:ilvl w:val="0"/>
          <w:numId w:val="1"/>
        </w:numPr>
        <w:autoSpaceDE w:val="0"/>
        <w:autoSpaceDN w:val="0"/>
        <w:adjustRightInd w:val="0"/>
        <w:rPr>
          <w:ins w:id="501" w:author="Betsy Chapman" w:date="2013-11-07T15:33:00Z"/>
          <w:rFonts w:ascii="Times New Roman" w:hAnsi="Times New Roman" w:cs="Times New Roman"/>
          <w:b/>
        </w:rPr>
      </w:pPr>
      <w:ins w:id="502" w:author="Betsy Chapman" w:date="2013-11-07T15:33:00Z">
        <w:r>
          <w:rPr>
            <w:rFonts w:ascii="Times New Roman" w:hAnsi="Times New Roman" w:cs="Times New Roman"/>
            <w:b/>
          </w:rPr>
          <w:t>First module: Page Intro</w:t>
        </w:r>
      </w:ins>
    </w:p>
    <w:p w14:paraId="6A408231" w14:textId="77777777" w:rsidR="00E60B15" w:rsidRPr="00512BBF" w:rsidRDefault="00E60B15" w:rsidP="00E60B15">
      <w:pPr>
        <w:pStyle w:val="ListParagraph"/>
        <w:widowControl w:val="0"/>
        <w:numPr>
          <w:ilvl w:val="1"/>
          <w:numId w:val="1"/>
        </w:numPr>
        <w:autoSpaceDE w:val="0"/>
        <w:autoSpaceDN w:val="0"/>
        <w:adjustRightInd w:val="0"/>
        <w:rPr>
          <w:ins w:id="503" w:author="Betsy Chapman" w:date="2013-11-07T15:33:00Z"/>
          <w:rFonts w:ascii="Times New Roman" w:hAnsi="Times New Roman" w:cs="Times New Roman"/>
          <w:b/>
        </w:rPr>
      </w:pPr>
      <w:ins w:id="504" w:author="Betsy Chapman" w:date="2013-11-07T15:33:00Z">
        <w:r w:rsidRPr="00512BBF">
          <w:rPr>
            <w:rFonts w:ascii="Times New Roman" w:hAnsi="Times New Roman" w:cs="Times New Roman"/>
            <w:b/>
          </w:rPr>
          <w:t xml:space="preserve">Header: </w:t>
        </w:r>
        <w:r w:rsidRPr="00512BBF">
          <w:rPr>
            <w:rFonts w:ascii="Times New Roman" w:hAnsi="Times New Roman" w:cs="Times New Roman"/>
          </w:rPr>
          <w:t>A better way to get a mortgage. Now in California.</w:t>
        </w:r>
      </w:ins>
    </w:p>
    <w:p w14:paraId="47CF839E" w14:textId="77777777" w:rsidR="00E60B15" w:rsidRPr="00473447" w:rsidRDefault="00E60B15" w:rsidP="00E60B15">
      <w:pPr>
        <w:pStyle w:val="ListParagraph"/>
        <w:widowControl w:val="0"/>
        <w:numPr>
          <w:ilvl w:val="1"/>
          <w:numId w:val="1"/>
        </w:numPr>
        <w:autoSpaceDE w:val="0"/>
        <w:autoSpaceDN w:val="0"/>
        <w:adjustRightInd w:val="0"/>
        <w:rPr>
          <w:ins w:id="505" w:author="Betsy Chapman" w:date="2013-11-07T15:33:00Z"/>
          <w:rFonts w:ascii="Times New Roman" w:hAnsi="Times New Roman" w:cs="Times New Roman"/>
          <w:b/>
        </w:rPr>
      </w:pPr>
      <w:ins w:id="506" w:author="Betsy Chapman" w:date="2013-11-07T15:33:00Z">
        <w:r w:rsidRPr="00512BBF">
          <w:rPr>
            <w:rFonts w:ascii="Times New Roman" w:hAnsi="Times New Roman" w:cs="Times New Roman"/>
            <w:b/>
          </w:rPr>
          <w:t xml:space="preserve">Sub-head: </w:t>
        </w:r>
        <w:r>
          <w:rPr>
            <w:rFonts w:ascii="Times New Roman" w:hAnsi="Times New Roman" w:cs="Times New Roman"/>
          </w:rPr>
          <w:t xml:space="preserve">At </w:t>
        </w:r>
        <w:proofErr w:type="spellStart"/>
        <w:r>
          <w:rPr>
            <w:rFonts w:ascii="Times New Roman" w:hAnsi="Times New Roman" w:cs="Times New Roman"/>
          </w:rPr>
          <w:t>Sindeo</w:t>
        </w:r>
        <w:proofErr w:type="spellEnd"/>
        <w:r>
          <w:rPr>
            <w:rFonts w:ascii="Times New Roman" w:hAnsi="Times New Roman" w:cs="Times New Roman"/>
          </w:rPr>
          <w:t>, we believe that g</w:t>
        </w:r>
        <w:r w:rsidRPr="00512BBF">
          <w:rPr>
            <w:rFonts w:ascii="Times New Roman" w:hAnsi="Times New Roman" w:cs="Times New Roman"/>
          </w:rPr>
          <w:t>etting a mortgage doesn’t need to be such a</w:t>
        </w:r>
        <w:r>
          <w:rPr>
            <w:rFonts w:ascii="Times New Roman" w:hAnsi="Times New Roman" w:cs="Times New Roman"/>
          </w:rPr>
          <w:t xml:space="preserve"> pain. That’s why we’re reinventing the mortgage process to get you</w:t>
        </w:r>
        <w:r w:rsidRPr="00C53AF7">
          <w:rPr>
            <w:rFonts w:ascii="Times New Roman" w:hAnsi="Times New Roman" w:cs="Times New Roman"/>
            <w:color w:val="FF0000"/>
          </w:rPr>
          <w:t xml:space="preserve"> the most competitive rates</w:t>
        </w:r>
        <w:r>
          <w:rPr>
            <w:rFonts w:ascii="Times New Roman" w:hAnsi="Times New Roman" w:cs="Times New Roman"/>
            <w:color w:val="FF0000"/>
          </w:rPr>
          <w:t xml:space="preserve"> in the shortest amount of time</w:t>
        </w:r>
        <w:r w:rsidRPr="00C53AF7">
          <w:rPr>
            <w:rFonts w:ascii="Times New Roman" w:hAnsi="Times New Roman" w:cs="Times New Roman"/>
            <w:color w:val="FF0000"/>
          </w:rPr>
          <w:t>.</w:t>
        </w:r>
        <w:r>
          <w:rPr>
            <w:rFonts w:ascii="Times New Roman" w:hAnsi="Times New Roman" w:cs="Times New Roman"/>
            <w:color w:val="FF0000"/>
          </w:rPr>
          <w:t xml:space="preserve"> Peace of mind included.</w:t>
        </w:r>
        <w:r>
          <w:rPr>
            <w:rFonts w:ascii="Times New Roman" w:hAnsi="Times New Roman" w:cs="Times New Roman"/>
          </w:rPr>
          <w:t xml:space="preserve"> </w:t>
        </w:r>
        <w:r w:rsidRPr="000507E6">
          <w:rPr>
            <w:rFonts w:ascii="Times New Roman" w:hAnsi="Times New Roman" w:cs="Times New Roman"/>
            <w:color w:val="FF0000"/>
          </w:rPr>
          <w:t xml:space="preserve">Spend 5 minutes with our advisors </w:t>
        </w:r>
        <w:r>
          <w:rPr>
            <w:rFonts w:ascii="Times New Roman" w:hAnsi="Times New Roman" w:cs="Times New Roman"/>
            <w:color w:val="FF0000"/>
          </w:rPr>
          <w:t>today:</w:t>
        </w:r>
      </w:ins>
    </w:p>
    <w:p w14:paraId="7EF91ADD" w14:textId="77777777" w:rsidR="00E60B15" w:rsidRPr="00473447" w:rsidRDefault="00E60B15" w:rsidP="00E60B15">
      <w:pPr>
        <w:pStyle w:val="ListParagraph"/>
        <w:widowControl w:val="0"/>
        <w:numPr>
          <w:ilvl w:val="2"/>
          <w:numId w:val="1"/>
        </w:numPr>
        <w:autoSpaceDE w:val="0"/>
        <w:autoSpaceDN w:val="0"/>
        <w:adjustRightInd w:val="0"/>
        <w:rPr>
          <w:ins w:id="507" w:author="Betsy Chapman" w:date="2013-11-07T15:33:00Z"/>
          <w:rFonts w:ascii="Times New Roman" w:hAnsi="Times New Roman" w:cs="Times New Roman"/>
          <w:b/>
        </w:rPr>
      </w:pPr>
      <w:ins w:id="508" w:author="Betsy Chapman" w:date="2013-11-07T15:33:00Z">
        <w:r>
          <w:rPr>
            <w:rFonts w:ascii="Times New Roman" w:hAnsi="Times New Roman" w:cs="Times New Roman"/>
            <w:b/>
          </w:rPr>
          <w:t>Box 1:</w:t>
        </w:r>
        <w:r>
          <w:rPr>
            <w:rFonts w:ascii="Times New Roman" w:hAnsi="Times New Roman" w:cs="Times New Roman"/>
          </w:rPr>
          <w:t xml:space="preserve"> Call us at </w:t>
        </w:r>
        <w:r>
          <w:t xml:space="preserve">1-855-SINDEO1 (746-3361) </w:t>
        </w:r>
      </w:ins>
    </w:p>
    <w:p w14:paraId="358881A7" w14:textId="77777777" w:rsidR="00E60B15" w:rsidRPr="00473447" w:rsidRDefault="00E60B15" w:rsidP="00E60B15">
      <w:pPr>
        <w:pStyle w:val="ListParagraph"/>
        <w:widowControl w:val="0"/>
        <w:numPr>
          <w:ilvl w:val="2"/>
          <w:numId w:val="1"/>
        </w:numPr>
        <w:autoSpaceDE w:val="0"/>
        <w:autoSpaceDN w:val="0"/>
        <w:adjustRightInd w:val="0"/>
        <w:rPr>
          <w:ins w:id="509" w:author="Betsy Chapman" w:date="2013-11-07T15:33:00Z"/>
          <w:rFonts w:ascii="Times New Roman" w:hAnsi="Times New Roman" w:cs="Times New Roman"/>
          <w:b/>
        </w:rPr>
      </w:pPr>
      <w:ins w:id="510" w:author="Betsy Chapman" w:date="2013-11-07T15:33:00Z">
        <w:r>
          <w:rPr>
            <w:rFonts w:ascii="Times New Roman" w:hAnsi="Times New Roman" w:cs="Times New Roman"/>
            <w:b/>
          </w:rPr>
          <w:t>Box</w:t>
        </w:r>
        <w:r w:rsidRPr="00473447">
          <w:rPr>
            <w:rFonts w:ascii="Times New Roman" w:hAnsi="Times New Roman" w:cs="Times New Roman"/>
            <w:b/>
          </w:rPr>
          <w:t xml:space="preserve"> 2: </w:t>
        </w:r>
        <w:r>
          <w:rPr>
            <w:rFonts w:ascii="Times New Roman" w:hAnsi="Times New Roman" w:cs="Times New Roman"/>
          </w:rPr>
          <w:t>Have us contact you:</w:t>
        </w:r>
      </w:ins>
    </w:p>
    <w:p w14:paraId="50E2B6C3" w14:textId="77777777" w:rsidR="00E60B15" w:rsidRPr="005459F6" w:rsidRDefault="00E60B15" w:rsidP="00E60B15">
      <w:pPr>
        <w:pStyle w:val="ListParagraph"/>
        <w:numPr>
          <w:ilvl w:val="3"/>
          <w:numId w:val="1"/>
        </w:numPr>
        <w:rPr>
          <w:ins w:id="511" w:author="Betsy Chapman" w:date="2013-11-07T15:33:00Z"/>
          <w:i/>
        </w:rPr>
      </w:pPr>
      <w:ins w:id="512" w:author="Betsy Chapman" w:date="2013-11-07T15:33:00Z">
        <w:r w:rsidRPr="005459F6">
          <w:rPr>
            <w:i/>
          </w:rPr>
          <w:t>To create a clean form, all form fields do not need titles, but the text in grey that disappears when you click into the box.</w:t>
        </w:r>
      </w:ins>
    </w:p>
    <w:p w14:paraId="248A418A" w14:textId="77777777" w:rsidR="00E60B15" w:rsidRDefault="00E60B15" w:rsidP="00E60B15">
      <w:pPr>
        <w:pStyle w:val="ListParagraph"/>
        <w:numPr>
          <w:ilvl w:val="3"/>
          <w:numId w:val="1"/>
        </w:numPr>
        <w:rPr>
          <w:ins w:id="513" w:author="Betsy Chapman" w:date="2013-11-07T15:33:00Z"/>
        </w:rPr>
      </w:pPr>
      <w:ins w:id="514" w:author="Betsy Chapman" w:date="2013-11-07T15:33:00Z">
        <w:r>
          <w:t>Form field 1 – First and last name (free entry)</w:t>
        </w:r>
      </w:ins>
    </w:p>
    <w:p w14:paraId="670117C8" w14:textId="77777777" w:rsidR="00E60B15" w:rsidRDefault="00E60B15" w:rsidP="00E60B15">
      <w:pPr>
        <w:pStyle w:val="ListParagraph"/>
        <w:numPr>
          <w:ilvl w:val="3"/>
          <w:numId w:val="1"/>
        </w:numPr>
        <w:rPr>
          <w:ins w:id="515" w:author="Betsy Chapman" w:date="2013-11-07T15:33:00Z"/>
        </w:rPr>
      </w:pPr>
      <w:ins w:id="516" w:author="Betsy Chapman" w:date="2013-11-07T15:33:00Z">
        <w:r>
          <w:t>Form field 2 – Phone number (free entry of a 10 digit number formatted as a phone number i.e. (646) 276-5342, text appears in red if not a valid phone number)</w:t>
        </w:r>
      </w:ins>
    </w:p>
    <w:p w14:paraId="2FFA4CE4" w14:textId="77777777" w:rsidR="00E60B15" w:rsidRDefault="00E60B15" w:rsidP="00E60B15">
      <w:pPr>
        <w:pStyle w:val="ListParagraph"/>
        <w:numPr>
          <w:ilvl w:val="3"/>
          <w:numId w:val="1"/>
        </w:numPr>
        <w:rPr>
          <w:ins w:id="517" w:author="Betsy Chapman" w:date="2013-11-07T15:33:00Z"/>
        </w:rPr>
      </w:pPr>
      <w:ins w:id="518" w:author="Betsy Chapman" w:date="2013-11-07T15:33:00Z">
        <w:r>
          <w:t>Form field 3 –E-mail address (free entry, appears in red if not a valid e-mail)</w:t>
        </w:r>
      </w:ins>
    </w:p>
    <w:p w14:paraId="30649C9F" w14:textId="77777777" w:rsidR="00E60B15" w:rsidRDefault="00E60B15" w:rsidP="00E60B15">
      <w:pPr>
        <w:pStyle w:val="ListParagraph"/>
        <w:numPr>
          <w:ilvl w:val="3"/>
          <w:numId w:val="1"/>
        </w:numPr>
        <w:rPr>
          <w:ins w:id="519" w:author="Betsy Chapman" w:date="2013-11-07T15:33:00Z"/>
        </w:rPr>
      </w:pPr>
      <w:ins w:id="520" w:author="Betsy Chapman" w:date="2013-11-07T15:33:00Z">
        <w:r>
          <w:t>Form field 4 – I want to: (radio buttons)</w:t>
        </w:r>
      </w:ins>
    </w:p>
    <w:p w14:paraId="1ED958C7" w14:textId="77777777" w:rsidR="00E60B15" w:rsidRDefault="00E60B15" w:rsidP="00E60B15">
      <w:pPr>
        <w:pStyle w:val="ListParagraph"/>
        <w:numPr>
          <w:ilvl w:val="4"/>
          <w:numId w:val="1"/>
        </w:numPr>
        <w:rPr>
          <w:ins w:id="521" w:author="Betsy Chapman" w:date="2013-11-07T15:33:00Z"/>
        </w:rPr>
      </w:pPr>
      <w:ins w:id="522" w:author="Betsy Chapman" w:date="2013-11-07T15:33:00Z">
        <w:r>
          <w:t>Purchase a home</w:t>
        </w:r>
      </w:ins>
    </w:p>
    <w:p w14:paraId="132F9C0B" w14:textId="77777777" w:rsidR="00E60B15" w:rsidRDefault="00E60B15" w:rsidP="00E60B15">
      <w:pPr>
        <w:pStyle w:val="ListParagraph"/>
        <w:numPr>
          <w:ilvl w:val="4"/>
          <w:numId w:val="1"/>
        </w:numPr>
        <w:rPr>
          <w:ins w:id="523" w:author="Betsy Chapman" w:date="2013-11-07T15:33:00Z"/>
        </w:rPr>
      </w:pPr>
      <w:ins w:id="524" w:author="Betsy Chapman" w:date="2013-11-07T15:33:00Z">
        <w:r>
          <w:t>Refinance a mortgage</w:t>
        </w:r>
      </w:ins>
    </w:p>
    <w:p w14:paraId="24820BFE" w14:textId="77777777" w:rsidR="00E60B15" w:rsidRDefault="00E60B15" w:rsidP="00E60B15">
      <w:pPr>
        <w:pStyle w:val="ListParagraph"/>
        <w:numPr>
          <w:ilvl w:val="5"/>
          <w:numId w:val="1"/>
        </w:numPr>
        <w:rPr>
          <w:ins w:id="525" w:author="Betsy Chapman" w:date="2013-11-07T15:33:00Z"/>
        </w:rPr>
      </w:pPr>
      <w:ins w:id="526" w:author="Betsy Chapman" w:date="2013-11-07T15:33:00Z">
        <w:r>
          <w:t>If Refinance selected, two more options pop up below: Change Rate, Cash Out (radio buttons)</w:t>
        </w:r>
      </w:ins>
    </w:p>
    <w:p w14:paraId="2C12D961" w14:textId="77777777" w:rsidR="00E60B15" w:rsidRDefault="00E60B15" w:rsidP="00E60B15">
      <w:pPr>
        <w:pStyle w:val="ListParagraph"/>
        <w:numPr>
          <w:ilvl w:val="3"/>
          <w:numId w:val="1"/>
        </w:numPr>
        <w:rPr>
          <w:ins w:id="527" w:author="Betsy Chapman" w:date="2013-11-07T15:33:00Z"/>
        </w:rPr>
      </w:pPr>
      <w:ins w:id="528" w:author="Betsy Chapman" w:date="2013-11-07T15:33:00Z">
        <w:r>
          <w:t xml:space="preserve">Form field 5 – Timing: </w:t>
        </w:r>
      </w:ins>
    </w:p>
    <w:p w14:paraId="6A2A2A5D" w14:textId="77777777" w:rsidR="00E60B15" w:rsidRDefault="00E60B15" w:rsidP="00E60B15">
      <w:pPr>
        <w:pStyle w:val="ListParagraph"/>
        <w:numPr>
          <w:ilvl w:val="4"/>
          <w:numId w:val="1"/>
        </w:numPr>
        <w:rPr>
          <w:ins w:id="529" w:author="Betsy Chapman" w:date="2013-11-07T15:33:00Z"/>
        </w:rPr>
      </w:pPr>
      <w:ins w:id="530" w:author="Betsy Chapman" w:date="2013-11-07T15:33:00Z">
        <w:r>
          <w:t>Need a mortgage now!</w:t>
        </w:r>
      </w:ins>
    </w:p>
    <w:p w14:paraId="6EA8209A" w14:textId="77777777" w:rsidR="00E60B15" w:rsidRDefault="00E60B15" w:rsidP="00E60B15">
      <w:pPr>
        <w:pStyle w:val="ListParagraph"/>
        <w:numPr>
          <w:ilvl w:val="4"/>
          <w:numId w:val="1"/>
        </w:numPr>
        <w:rPr>
          <w:ins w:id="531" w:author="Betsy Chapman" w:date="2013-11-07T15:33:00Z"/>
        </w:rPr>
      </w:pPr>
      <w:ins w:id="532" w:author="Betsy Chapman" w:date="2013-11-07T15:33:00Z">
        <w:r>
          <w:t>Actively shopping</w:t>
        </w:r>
      </w:ins>
    </w:p>
    <w:p w14:paraId="42F7A696" w14:textId="77777777" w:rsidR="00E60B15" w:rsidRDefault="00E60B15" w:rsidP="00E60B15">
      <w:pPr>
        <w:pStyle w:val="ListParagraph"/>
        <w:numPr>
          <w:ilvl w:val="4"/>
          <w:numId w:val="1"/>
        </w:numPr>
        <w:rPr>
          <w:ins w:id="533" w:author="Betsy Chapman" w:date="2013-11-07T15:33:00Z"/>
        </w:rPr>
      </w:pPr>
      <w:ins w:id="534" w:author="Betsy Chapman" w:date="2013-11-07T15:33:00Z">
        <w:r>
          <w:t>Just researching</w:t>
        </w:r>
      </w:ins>
    </w:p>
    <w:p w14:paraId="31BE9EE3" w14:textId="77777777" w:rsidR="00E60B15" w:rsidRDefault="00E60B15" w:rsidP="00E60B15">
      <w:pPr>
        <w:pStyle w:val="ListParagraph"/>
        <w:numPr>
          <w:ilvl w:val="3"/>
          <w:numId w:val="1"/>
        </w:numPr>
        <w:rPr>
          <w:ins w:id="535" w:author="Betsy Chapman" w:date="2013-11-07T15:33:00Z"/>
        </w:rPr>
      </w:pPr>
      <w:ins w:id="536" w:author="Betsy Chapman" w:date="2013-11-07T15:33:00Z">
        <w:r>
          <w:t>Button - Submit</w:t>
        </w:r>
      </w:ins>
    </w:p>
    <w:p w14:paraId="6A5B642E" w14:textId="77777777" w:rsidR="00E60B15" w:rsidRPr="00E60B15" w:rsidRDefault="00E60B15" w:rsidP="00775517">
      <w:pPr>
        <w:rPr>
          <w:ins w:id="537" w:author="Betsy Chapman" w:date="2013-11-07T15:30:00Z"/>
          <w:rFonts w:ascii="Times New Roman" w:hAnsi="Times New Roman" w:cs="Times New Roman"/>
          <w:i/>
          <w:rPrChange w:id="538" w:author="Betsy Chapman" w:date="2013-11-07T15:33:00Z">
            <w:rPr>
              <w:ins w:id="539" w:author="Betsy Chapman" w:date="2013-11-07T15:30:00Z"/>
            </w:rPr>
          </w:rPrChange>
        </w:rPr>
      </w:pPr>
    </w:p>
    <w:p w14:paraId="046F5144" w14:textId="77777777" w:rsidR="00012324" w:rsidRPr="00FB7A3A" w:rsidRDefault="00012324" w:rsidP="00012324">
      <w:pPr>
        <w:rPr>
          <w:rFonts w:ascii="Times New Roman" w:hAnsi="Times New Roman" w:cs="Times New Roman"/>
          <w:b/>
          <w:u w:val="single"/>
        </w:rPr>
      </w:pPr>
      <w:r>
        <w:rPr>
          <w:rFonts w:ascii="Times New Roman" w:hAnsi="Times New Roman" w:cs="Times New Roman"/>
          <w:b/>
          <w:u w:val="single"/>
        </w:rPr>
        <w:t>Menu Option 3 – About</w:t>
      </w:r>
    </w:p>
    <w:p w14:paraId="3D8D639D" w14:textId="77777777" w:rsidR="00012324" w:rsidRDefault="00012324" w:rsidP="00012324">
      <w:pPr>
        <w:rPr>
          <w:rFonts w:ascii="Times New Roman" w:hAnsi="Times New Roman" w:cs="Times New Roman"/>
        </w:rPr>
      </w:pPr>
    </w:p>
    <w:p w14:paraId="74334391" w14:textId="77777777" w:rsidR="00012324" w:rsidRPr="00C22A35" w:rsidRDefault="00012324" w:rsidP="00012324">
      <w:pPr>
        <w:pStyle w:val="ListParagraph"/>
        <w:numPr>
          <w:ilvl w:val="0"/>
          <w:numId w:val="4"/>
        </w:numPr>
        <w:rPr>
          <w:rFonts w:ascii="Times New Roman" w:hAnsi="Times New Roman" w:cs="Times New Roman"/>
          <w:b/>
        </w:rPr>
      </w:pPr>
      <w:r>
        <w:rPr>
          <w:rFonts w:ascii="Times New Roman" w:hAnsi="Times New Roman" w:cs="Times New Roman"/>
          <w:i/>
        </w:rPr>
        <w:t>The About section should have a horizontal line of links</w:t>
      </w:r>
      <w:r w:rsidRPr="00C22A35">
        <w:rPr>
          <w:rFonts w:ascii="Times New Roman" w:hAnsi="Times New Roman" w:cs="Times New Roman"/>
          <w:i/>
        </w:rPr>
        <w:t xml:space="preserve"> </w:t>
      </w:r>
      <w:r>
        <w:rPr>
          <w:rFonts w:ascii="Times New Roman" w:hAnsi="Times New Roman" w:cs="Times New Roman"/>
          <w:i/>
        </w:rPr>
        <w:t xml:space="preserve">at the top of the page that jumps to each of the modules </w:t>
      </w:r>
    </w:p>
    <w:p w14:paraId="6DB40117" w14:textId="5CA2BF5A" w:rsidR="00012324" w:rsidRPr="00E60B15" w:rsidRDefault="00012324" w:rsidP="00E60B15">
      <w:pPr>
        <w:rPr>
          <w:ins w:id="540" w:author="Betsy Chapman" w:date="2013-11-07T15:34:00Z"/>
          <w:rFonts w:ascii="Times New Roman" w:hAnsi="Times New Roman" w:cs="Times New Roman"/>
          <w:b/>
          <w:rPrChange w:id="541" w:author="Betsy Chapman" w:date="2013-11-07T15:35:00Z">
            <w:rPr>
              <w:ins w:id="542" w:author="Betsy Chapman" w:date="2013-11-07T15:34:00Z"/>
              <w:rFonts w:ascii="Times New Roman" w:hAnsi="Times New Roman" w:cs="Times New Roman"/>
            </w:rPr>
          </w:rPrChange>
        </w:rPr>
        <w:pPrChange w:id="543" w:author="Betsy Chapman" w:date="2013-11-07T15:35:00Z">
          <w:pPr>
            <w:pStyle w:val="ListParagraph"/>
            <w:numPr>
              <w:ilvl w:val="1"/>
              <w:numId w:val="4"/>
            </w:numPr>
            <w:ind w:left="1440" w:hanging="360"/>
          </w:pPr>
        </w:pPrChange>
      </w:pPr>
      <w:del w:id="544" w:author="Betsy Chapman" w:date="2013-11-07T15:35:00Z">
        <w:r w:rsidRPr="00E60B15" w:rsidDel="00E60B15">
          <w:rPr>
            <w:rFonts w:ascii="Times New Roman" w:hAnsi="Times New Roman" w:cs="Times New Roman"/>
            <w:rPrChange w:id="545" w:author="Betsy Chapman" w:date="2013-11-07T15:35:00Z">
              <w:rPr/>
            </w:rPrChange>
          </w:rPr>
          <w:delText>Our Mission, Meet Our Advisors, Leadership Team, Careers</w:delText>
        </w:r>
      </w:del>
    </w:p>
    <w:p w14:paraId="2F52E856" w14:textId="77777777" w:rsidR="00E60B15" w:rsidRPr="00952FA0" w:rsidRDefault="00E60B15" w:rsidP="00E60B15">
      <w:pPr>
        <w:pStyle w:val="ListParagraph"/>
        <w:numPr>
          <w:ilvl w:val="1"/>
          <w:numId w:val="4"/>
        </w:numPr>
        <w:rPr>
          <w:ins w:id="546" w:author="Betsy Chapman" w:date="2013-11-07T15:34:00Z"/>
          <w:rFonts w:ascii="Times New Roman" w:hAnsi="Times New Roman" w:cs="Times New Roman"/>
          <w:b/>
          <w:color w:val="FF0000"/>
        </w:rPr>
        <w:pPrChange w:id="547" w:author="Betsy Chapman" w:date="2013-11-07T15:35:00Z">
          <w:pPr>
            <w:pStyle w:val="ListParagraph"/>
            <w:numPr>
              <w:ilvl w:val="4"/>
              <w:numId w:val="4"/>
            </w:numPr>
            <w:ind w:left="3600" w:hanging="360"/>
          </w:pPr>
        </w:pPrChange>
      </w:pPr>
      <w:ins w:id="548" w:author="Betsy Chapman" w:date="2013-11-07T15:34:00Z">
        <w:r w:rsidRPr="00952FA0">
          <w:rPr>
            <w:rFonts w:ascii="Times New Roman" w:hAnsi="Times New Roman" w:cs="Times New Roman"/>
            <w:color w:val="FF0000"/>
          </w:rPr>
          <w:t>Our Mission</w:t>
        </w:r>
      </w:ins>
    </w:p>
    <w:p w14:paraId="1AA803E3" w14:textId="77777777" w:rsidR="00E60B15" w:rsidRPr="00952FA0" w:rsidRDefault="00E60B15" w:rsidP="00E60B15">
      <w:pPr>
        <w:pStyle w:val="ListParagraph"/>
        <w:numPr>
          <w:ilvl w:val="1"/>
          <w:numId w:val="4"/>
        </w:numPr>
        <w:rPr>
          <w:ins w:id="549" w:author="Betsy Chapman" w:date="2013-11-07T15:34:00Z"/>
          <w:rFonts w:ascii="Times New Roman" w:hAnsi="Times New Roman" w:cs="Times New Roman"/>
          <w:b/>
          <w:color w:val="FF0000"/>
        </w:rPr>
        <w:pPrChange w:id="550" w:author="Betsy Chapman" w:date="2013-11-07T15:35:00Z">
          <w:pPr>
            <w:pStyle w:val="ListParagraph"/>
            <w:numPr>
              <w:ilvl w:val="4"/>
              <w:numId w:val="4"/>
            </w:numPr>
            <w:ind w:left="3600" w:hanging="360"/>
          </w:pPr>
        </w:pPrChange>
      </w:pPr>
      <w:ins w:id="551" w:author="Betsy Chapman" w:date="2013-11-07T15:34:00Z">
        <w:r>
          <w:rPr>
            <w:rFonts w:ascii="Times New Roman" w:hAnsi="Times New Roman" w:cs="Times New Roman"/>
            <w:color w:val="FF0000"/>
          </w:rPr>
          <w:t>Areas We Serve</w:t>
        </w:r>
      </w:ins>
    </w:p>
    <w:p w14:paraId="3AA9CA5F" w14:textId="77777777" w:rsidR="00E60B15" w:rsidRPr="00952FA0" w:rsidRDefault="00E60B15" w:rsidP="00E60B15">
      <w:pPr>
        <w:pStyle w:val="ListParagraph"/>
        <w:numPr>
          <w:ilvl w:val="1"/>
          <w:numId w:val="4"/>
        </w:numPr>
        <w:rPr>
          <w:ins w:id="552" w:author="Betsy Chapman" w:date="2013-11-07T15:34:00Z"/>
          <w:rFonts w:ascii="Times New Roman" w:hAnsi="Times New Roman" w:cs="Times New Roman"/>
          <w:b/>
          <w:color w:val="FF0000"/>
        </w:rPr>
        <w:pPrChange w:id="553" w:author="Betsy Chapman" w:date="2013-11-07T15:35:00Z">
          <w:pPr>
            <w:pStyle w:val="ListParagraph"/>
            <w:numPr>
              <w:ilvl w:val="4"/>
              <w:numId w:val="4"/>
            </w:numPr>
            <w:ind w:left="3600" w:hanging="360"/>
          </w:pPr>
        </w:pPrChange>
      </w:pPr>
      <w:ins w:id="554" w:author="Betsy Chapman" w:date="2013-11-07T15:34:00Z">
        <w:r w:rsidRPr="00952FA0">
          <w:rPr>
            <w:rFonts w:ascii="Times New Roman" w:hAnsi="Times New Roman" w:cs="Times New Roman"/>
            <w:color w:val="FF0000"/>
          </w:rPr>
          <w:t>Meet Our Advisors</w:t>
        </w:r>
      </w:ins>
    </w:p>
    <w:p w14:paraId="1EC56D1D" w14:textId="77777777" w:rsidR="00E60B15" w:rsidRPr="00952FA0" w:rsidRDefault="00E60B15" w:rsidP="00E60B15">
      <w:pPr>
        <w:pStyle w:val="ListParagraph"/>
        <w:numPr>
          <w:ilvl w:val="1"/>
          <w:numId w:val="4"/>
        </w:numPr>
        <w:rPr>
          <w:ins w:id="555" w:author="Betsy Chapman" w:date="2013-11-07T15:34:00Z"/>
          <w:rFonts w:ascii="Times New Roman" w:hAnsi="Times New Roman" w:cs="Times New Roman"/>
          <w:b/>
          <w:color w:val="FF0000"/>
        </w:rPr>
        <w:pPrChange w:id="556" w:author="Betsy Chapman" w:date="2013-11-07T15:35:00Z">
          <w:pPr>
            <w:pStyle w:val="ListParagraph"/>
            <w:numPr>
              <w:ilvl w:val="4"/>
              <w:numId w:val="4"/>
            </w:numPr>
            <w:ind w:left="3600" w:hanging="360"/>
          </w:pPr>
        </w:pPrChange>
      </w:pPr>
      <w:ins w:id="557" w:author="Betsy Chapman" w:date="2013-11-07T15:34:00Z">
        <w:r w:rsidRPr="00952FA0">
          <w:rPr>
            <w:rFonts w:ascii="Times New Roman" w:hAnsi="Times New Roman" w:cs="Times New Roman"/>
            <w:color w:val="FF0000"/>
          </w:rPr>
          <w:t>Leadership Team</w:t>
        </w:r>
      </w:ins>
    </w:p>
    <w:p w14:paraId="16F7B9C5" w14:textId="77777777" w:rsidR="00E60B15" w:rsidRPr="00C53AF7" w:rsidRDefault="00E60B15" w:rsidP="00E60B15">
      <w:pPr>
        <w:pStyle w:val="ListParagraph"/>
        <w:numPr>
          <w:ilvl w:val="1"/>
          <w:numId w:val="4"/>
        </w:numPr>
        <w:rPr>
          <w:ins w:id="558" w:author="Betsy Chapman" w:date="2013-11-07T15:34:00Z"/>
          <w:rFonts w:ascii="Times New Roman" w:hAnsi="Times New Roman" w:cs="Times New Roman"/>
          <w:b/>
          <w:color w:val="FF0000"/>
        </w:rPr>
        <w:pPrChange w:id="559" w:author="Betsy Chapman" w:date="2013-11-07T15:35:00Z">
          <w:pPr>
            <w:pStyle w:val="ListParagraph"/>
            <w:numPr>
              <w:ilvl w:val="4"/>
              <w:numId w:val="4"/>
            </w:numPr>
            <w:ind w:left="3600" w:hanging="360"/>
          </w:pPr>
        </w:pPrChange>
      </w:pPr>
      <w:ins w:id="560" w:author="Betsy Chapman" w:date="2013-11-07T15:34:00Z">
        <w:r w:rsidRPr="00952FA0">
          <w:rPr>
            <w:rFonts w:ascii="Times New Roman" w:hAnsi="Times New Roman" w:cs="Times New Roman"/>
            <w:color w:val="FF0000"/>
          </w:rPr>
          <w:t>Careers</w:t>
        </w:r>
      </w:ins>
    </w:p>
    <w:p w14:paraId="389E71F0" w14:textId="77777777" w:rsidR="00E60B15" w:rsidRPr="00C53AF7" w:rsidRDefault="00E60B15" w:rsidP="00E60B15">
      <w:pPr>
        <w:pStyle w:val="ListParagraph"/>
        <w:numPr>
          <w:ilvl w:val="1"/>
          <w:numId w:val="4"/>
        </w:numPr>
        <w:rPr>
          <w:ins w:id="561" w:author="Betsy Chapman" w:date="2013-11-07T15:34:00Z"/>
          <w:rFonts w:ascii="Times New Roman" w:hAnsi="Times New Roman" w:cs="Times New Roman"/>
          <w:b/>
          <w:color w:val="FF0000"/>
        </w:rPr>
        <w:pPrChange w:id="562" w:author="Betsy Chapman" w:date="2013-11-07T15:35:00Z">
          <w:pPr>
            <w:pStyle w:val="ListParagraph"/>
            <w:numPr>
              <w:ilvl w:val="4"/>
              <w:numId w:val="4"/>
            </w:numPr>
            <w:ind w:left="3600" w:hanging="360"/>
          </w:pPr>
        </w:pPrChange>
      </w:pPr>
      <w:ins w:id="563" w:author="Betsy Chapman" w:date="2013-11-07T15:34:00Z">
        <w:r>
          <w:rPr>
            <w:rFonts w:ascii="Times New Roman" w:hAnsi="Times New Roman" w:cs="Times New Roman"/>
            <w:color w:val="FF0000"/>
          </w:rPr>
          <w:t>Contact Us</w:t>
        </w:r>
      </w:ins>
    </w:p>
    <w:p w14:paraId="6F41186C" w14:textId="77777777" w:rsidR="00E60B15" w:rsidRPr="00E60B15" w:rsidRDefault="00E60B15" w:rsidP="00E60B15">
      <w:pPr>
        <w:rPr>
          <w:rFonts w:ascii="Times New Roman" w:hAnsi="Times New Roman" w:cs="Times New Roman"/>
          <w:b/>
          <w:rPrChange w:id="564" w:author="Betsy Chapman" w:date="2013-11-07T15:35:00Z">
            <w:rPr/>
          </w:rPrChange>
        </w:rPr>
        <w:pPrChange w:id="565" w:author="Betsy Chapman" w:date="2013-11-07T15:35:00Z">
          <w:pPr>
            <w:pStyle w:val="ListParagraph"/>
            <w:numPr>
              <w:ilvl w:val="1"/>
              <w:numId w:val="4"/>
            </w:numPr>
            <w:ind w:left="1440" w:hanging="360"/>
          </w:pPr>
        </w:pPrChange>
      </w:pPr>
    </w:p>
    <w:p w14:paraId="2D9AD375" w14:textId="77777777" w:rsidR="00012324" w:rsidRDefault="00012324" w:rsidP="00012324">
      <w:pPr>
        <w:pStyle w:val="ListParagraph"/>
        <w:rPr>
          <w:rFonts w:ascii="Times New Roman" w:hAnsi="Times New Roman" w:cs="Times New Roman"/>
          <w:b/>
        </w:rPr>
      </w:pPr>
    </w:p>
    <w:p w14:paraId="27AEEBF9" w14:textId="77777777" w:rsidR="00012324" w:rsidRPr="00F30235" w:rsidRDefault="00012324" w:rsidP="00012324">
      <w:pPr>
        <w:pStyle w:val="ListParagraph"/>
        <w:numPr>
          <w:ilvl w:val="0"/>
          <w:numId w:val="4"/>
        </w:numPr>
        <w:rPr>
          <w:rFonts w:ascii="Times New Roman" w:hAnsi="Times New Roman" w:cs="Times New Roman"/>
          <w:b/>
        </w:rPr>
      </w:pPr>
      <w:r w:rsidRPr="00F30235">
        <w:rPr>
          <w:rFonts w:ascii="Times New Roman" w:hAnsi="Times New Roman" w:cs="Times New Roman"/>
          <w:b/>
        </w:rPr>
        <w:t>First Module: Our Mission</w:t>
      </w:r>
    </w:p>
    <w:p w14:paraId="7C9F7955" w14:textId="77777777" w:rsidR="00012324" w:rsidRPr="00F30235" w:rsidRDefault="00012324" w:rsidP="00012324">
      <w:pPr>
        <w:pStyle w:val="ListParagraph"/>
        <w:numPr>
          <w:ilvl w:val="1"/>
          <w:numId w:val="4"/>
        </w:numPr>
        <w:rPr>
          <w:rFonts w:ascii="Times New Roman" w:hAnsi="Times New Roman" w:cs="Times New Roman"/>
          <w:i/>
        </w:rPr>
      </w:pPr>
      <w:r w:rsidRPr="00F30235">
        <w:rPr>
          <w:rFonts w:ascii="Times New Roman" w:hAnsi="Times New Roman" w:cs="Times New Roman"/>
          <w:i/>
        </w:rPr>
        <w:t>Text from Our Mission should be displayed</w:t>
      </w:r>
    </w:p>
    <w:p w14:paraId="0CFEB5D5" w14:textId="77777777" w:rsidR="00012324" w:rsidRPr="00F30235" w:rsidRDefault="00012324" w:rsidP="00012324">
      <w:pPr>
        <w:pStyle w:val="ListParagraph"/>
        <w:numPr>
          <w:ilvl w:val="1"/>
          <w:numId w:val="4"/>
        </w:numPr>
        <w:rPr>
          <w:rFonts w:ascii="Times New Roman" w:hAnsi="Times New Roman" w:cs="Times New Roman"/>
          <w:i/>
        </w:rPr>
      </w:pPr>
      <w:r w:rsidRPr="00F30235">
        <w:rPr>
          <w:rFonts w:ascii="Times New Roman" w:hAnsi="Times New Roman" w:cs="Times New Roman"/>
          <w:i/>
        </w:rPr>
        <w:lastRenderedPageBreak/>
        <w:t xml:space="preserve">Each core value should only show the icon and the name, and text is displayed by clicking/hovering over it </w:t>
      </w:r>
    </w:p>
    <w:p w14:paraId="22925AE9" w14:textId="77777777" w:rsidR="00012324" w:rsidRPr="00F30235" w:rsidRDefault="00012324" w:rsidP="00012324">
      <w:pPr>
        <w:rPr>
          <w:rFonts w:ascii="Times New Roman" w:hAnsi="Times New Roman" w:cs="Times New Roman"/>
        </w:rPr>
      </w:pPr>
    </w:p>
    <w:p w14:paraId="63B66EC4" w14:textId="77777777" w:rsidR="00012324" w:rsidRPr="00CC2E4D" w:rsidRDefault="00012324" w:rsidP="00012324">
      <w:pPr>
        <w:spacing w:after="120"/>
        <w:textAlignment w:val="baseline"/>
        <w:outlineLvl w:val="1"/>
        <w:rPr>
          <w:rFonts w:ascii="Helvetica" w:eastAsia="Times New Roman" w:hAnsi="Helvetica" w:cs="Times New Roman"/>
          <w:caps/>
          <w:color w:val="7FA939"/>
          <w:sz w:val="28"/>
          <w:szCs w:val="48"/>
        </w:rPr>
      </w:pPr>
      <w:r w:rsidRPr="00CC2E4D">
        <w:rPr>
          <w:rFonts w:ascii="Helvetica" w:eastAsia="Times New Roman" w:hAnsi="Helvetica" w:cs="Times New Roman"/>
          <w:caps/>
          <w:color w:val="7FA939"/>
          <w:sz w:val="28"/>
          <w:szCs w:val="48"/>
        </w:rPr>
        <w:t>OUR MISSION</w:t>
      </w:r>
    </w:p>
    <w:p w14:paraId="68C4320A" w14:textId="77777777" w:rsidR="00012324" w:rsidRPr="00CC2E4D" w:rsidRDefault="00012324" w:rsidP="00012324">
      <w:pPr>
        <w:spacing w:after="120"/>
        <w:textAlignment w:val="baseline"/>
        <w:rPr>
          <w:rFonts w:ascii="Helvetica" w:hAnsi="Helvetica" w:cs="Times New Roman"/>
          <w:color w:val="999999"/>
          <w:sz w:val="20"/>
          <w:szCs w:val="20"/>
        </w:rPr>
      </w:pPr>
      <w:r w:rsidRPr="00CC2E4D">
        <w:rPr>
          <w:rFonts w:ascii="Helvetica" w:hAnsi="Helvetica" w:cs="Times New Roman"/>
          <w:color w:val="999999"/>
          <w:sz w:val="20"/>
          <w:szCs w:val="20"/>
        </w:rPr>
        <w:t xml:space="preserve">Getting a mortgage can be a confusing and time consuming process. </w:t>
      </w:r>
      <w:proofErr w:type="spellStart"/>
      <w:r w:rsidRPr="00CC2E4D">
        <w:rPr>
          <w:rFonts w:ascii="Helvetica" w:hAnsi="Helvetica" w:cs="Times New Roman"/>
          <w:color w:val="999999"/>
          <w:sz w:val="20"/>
          <w:szCs w:val="20"/>
        </w:rPr>
        <w:t>Sindeo</w:t>
      </w:r>
      <w:proofErr w:type="spellEnd"/>
      <w:r w:rsidRPr="00CC2E4D">
        <w:rPr>
          <w:rFonts w:ascii="Helvetica" w:hAnsi="Helvetica" w:cs="Times New Roman"/>
          <w:color w:val="999999"/>
          <w:sz w:val="20"/>
          <w:szCs w:val="20"/>
        </w:rPr>
        <w:t xml:space="preserve"> is getting ready to fundamentally transform the mortgage experience. We combine the largest marketplace of quality lenders, knowledgeable service-driven advisors, and the most advanced technology platform in the industry. </w:t>
      </w:r>
      <w:proofErr w:type="spellStart"/>
      <w:r w:rsidRPr="00CC2E4D">
        <w:rPr>
          <w:rFonts w:ascii="Helvetica" w:hAnsi="Helvetica" w:cs="Times New Roman"/>
          <w:color w:val="999999"/>
          <w:sz w:val="20"/>
          <w:szCs w:val="20"/>
        </w:rPr>
        <w:t>Sindeo</w:t>
      </w:r>
      <w:proofErr w:type="spellEnd"/>
      <w:r w:rsidRPr="00CC2E4D">
        <w:rPr>
          <w:rFonts w:ascii="Helvetica" w:hAnsi="Helvetica" w:cs="Times New Roman"/>
          <w:color w:val="999999"/>
          <w:sz w:val="20"/>
          <w:szCs w:val="20"/>
        </w:rPr>
        <w:t xml:space="preserve"> will bring integrity, convenience, and service to mortgages.</w:t>
      </w:r>
    </w:p>
    <w:p w14:paraId="49C0857F" w14:textId="77777777" w:rsidR="00012324" w:rsidRPr="00CC2E4D" w:rsidRDefault="00012324" w:rsidP="00012324">
      <w:pPr>
        <w:spacing w:after="120"/>
        <w:textAlignment w:val="baseline"/>
        <w:rPr>
          <w:rFonts w:ascii="Helvetica" w:eastAsia="Times New Roman" w:hAnsi="Helvetica" w:cs="Times New Roman"/>
          <w:sz w:val="5"/>
          <w:szCs w:val="15"/>
        </w:rPr>
      </w:pPr>
    </w:p>
    <w:p w14:paraId="79CE2722" w14:textId="77777777" w:rsidR="00012324" w:rsidRPr="00CC2E4D" w:rsidRDefault="00012324" w:rsidP="00012324">
      <w:pPr>
        <w:spacing w:after="120"/>
        <w:textAlignment w:val="baseline"/>
        <w:rPr>
          <w:rFonts w:ascii="Helvetica" w:eastAsia="Times New Roman" w:hAnsi="Helvetica" w:cs="Times New Roman"/>
          <w:sz w:val="15"/>
          <w:szCs w:val="15"/>
        </w:rPr>
      </w:pPr>
      <w:r w:rsidRPr="00CC2E4D">
        <w:rPr>
          <w:rFonts w:ascii="Helvetica" w:eastAsia="Times New Roman" w:hAnsi="Helvetica" w:cs="Times New Roman"/>
          <w:noProof/>
          <w:sz w:val="15"/>
          <w:szCs w:val="15"/>
        </w:rPr>
        <w:drawing>
          <wp:inline distT="0" distB="0" distL="0" distR="0" wp14:anchorId="4FE5B335" wp14:editId="3A18D89D">
            <wp:extent cx="1371600" cy="269204"/>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1371600" cy="269204"/>
                    </a:xfrm>
                    <a:prstGeom prst="rect">
                      <a:avLst/>
                    </a:prstGeom>
                    <a:noFill/>
                    <a:ln>
                      <a:noFill/>
                    </a:ln>
                  </pic:spPr>
                </pic:pic>
              </a:graphicData>
            </a:graphic>
          </wp:inline>
        </w:drawing>
      </w:r>
    </w:p>
    <w:p w14:paraId="74C046EC" w14:textId="77777777" w:rsidR="00012324" w:rsidRPr="00CC2E4D" w:rsidRDefault="00012324" w:rsidP="00012324">
      <w:pPr>
        <w:spacing w:after="120"/>
        <w:textAlignment w:val="baseline"/>
        <w:rPr>
          <w:rFonts w:ascii="Helvetica" w:eastAsia="Times New Roman" w:hAnsi="Helvetica" w:cs="Times New Roman"/>
          <w:sz w:val="3"/>
          <w:szCs w:val="15"/>
        </w:rPr>
      </w:pPr>
    </w:p>
    <w:p w14:paraId="0F6DCA71" w14:textId="77777777" w:rsidR="00012324" w:rsidRPr="00CC2E4D" w:rsidRDefault="00012324" w:rsidP="00012324">
      <w:pPr>
        <w:pStyle w:val="ListParagraph"/>
        <w:spacing w:after="120"/>
        <w:ind w:left="0"/>
        <w:textAlignment w:val="baseline"/>
        <w:rPr>
          <w:rFonts w:ascii="Helvetica" w:eastAsia="Times New Roman" w:hAnsi="Helvetica" w:cs="Times New Roman"/>
          <w:caps/>
          <w:color w:val="7FA939"/>
          <w:szCs w:val="48"/>
        </w:rPr>
      </w:pPr>
      <w:r w:rsidRPr="00CC2E4D">
        <w:rPr>
          <w:rFonts w:ascii="Helvetica" w:hAnsi="Helvetica" w:cs="Times New Roman"/>
          <w:noProof/>
          <w:color w:val="999999"/>
          <w:sz w:val="18"/>
          <w:szCs w:val="20"/>
        </w:rPr>
        <w:drawing>
          <wp:anchor distT="0" distB="0" distL="114300" distR="114300" simplePos="0" relativeHeight="251665408" behindDoc="0" locked="0" layoutInCell="1" allowOverlap="1" wp14:anchorId="663AC923" wp14:editId="78433634">
            <wp:simplePos x="0" y="0"/>
            <wp:positionH relativeFrom="column">
              <wp:posOffset>22225</wp:posOffset>
            </wp:positionH>
            <wp:positionV relativeFrom="paragraph">
              <wp:posOffset>32385</wp:posOffset>
            </wp:positionV>
            <wp:extent cx="914400" cy="8737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914400" cy="873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2E4D">
        <w:rPr>
          <w:rFonts w:ascii="Helvetica" w:eastAsia="Times New Roman" w:hAnsi="Helvetica" w:cs="Times New Roman"/>
          <w:caps/>
          <w:color w:val="7FA939"/>
          <w:szCs w:val="48"/>
        </w:rPr>
        <w:t>Integrity</w:t>
      </w:r>
    </w:p>
    <w:p w14:paraId="01FC0A86" w14:textId="77777777" w:rsidR="00012324" w:rsidRPr="00CC2E4D" w:rsidRDefault="00012324" w:rsidP="00012324">
      <w:pPr>
        <w:spacing w:after="120"/>
        <w:textAlignment w:val="baseline"/>
        <w:rPr>
          <w:rFonts w:ascii="Helvetica" w:hAnsi="Helvetica" w:cs="Times New Roman"/>
          <w:color w:val="999999"/>
          <w:sz w:val="18"/>
          <w:szCs w:val="20"/>
        </w:rPr>
      </w:pPr>
      <w:r w:rsidRPr="00CC2E4D">
        <w:rPr>
          <w:rFonts w:ascii="Helvetica" w:hAnsi="Helvetica" w:cs="Times New Roman"/>
          <w:color w:val="999999"/>
          <w:sz w:val="18"/>
          <w:szCs w:val="20"/>
        </w:rPr>
        <w:t>We are an independent and objective mortgage company. We ensure that all our associates and partners operate at the highest ethical standards and always put our clients’ needs first. We provide complete transparency across every step of the mortgage process and employ the highest compliance and data security standards to make sure sensitive personal information is safe.</w:t>
      </w:r>
    </w:p>
    <w:p w14:paraId="3D2C765F" w14:textId="77777777" w:rsidR="00012324" w:rsidRPr="00CC2E4D" w:rsidRDefault="00012324" w:rsidP="00012324">
      <w:pPr>
        <w:spacing w:after="120"/>
        <w:textAlignment w:val="baseline"/>
        <w:rPr>
          <w:rFonts w:ascii="Helvetica" w:hAnsi="Helvetica" w:cs="Times New Roman"/>
          <w:color w:val="999999"/>
          <w:sz w:val="18"/>
          <w:szCs w:val="20"/>
        </w:rPr>
      </w:pPr>
    </w:p>
    <w:p w14:paraId="6DC5DD1F" w14:textId="77777777" w:rsidR="00012324" w:rsidRPr="00CC2E4D" w:rsidRDefault="00012324" w:rsidP="00012324">
      <w:pPr>
        <w:pStyle w:val="ListParagraph"/>
        <w:spacing w:after="120"/>
        <w:ind w:left="0"/>
        <w:textAlignment w:val="baseline"/>
        <w:rPr>
          <w:rFonts w:ascii="Helvetica" w:eastAsia="Times New Roman" w:hAnsi="Helvetica" w:cs="Times New Roman"/>
          <w:caps/>
          <w:color w:val="7FA939"/>
          <w:szCs w:val="48"/>
        </w:rPr>
      </w:pPr>
      <w:r w:rsidRPr="00CC2E4D">
        <w:rPr>
          <w:rFonts w:ascii="Helvetica" w:eastAsia="Times New Roman" w:hAnsi="Helvetica" w:cs="Times New Roman"/>
          <w:caps/>
          <w:noProof/>
          <w:color w:val="7FA939"/>
          <w:szCs w:val="48"/>
        </w:rPr>
        <w:drawing>
          <wp:anchor distT="0" distB="0" distL="114300" distR="114300" simplePos="0" relativeHeight="251666432" behindDoc="0" locked="0" layoutInCell="1" allowOverlap="1" wp14:anchorId="458357B6" wp14:editId="5AC8AD78">
            <wp:simplePos x="0" y="0"/>
            <wp:positionH relativeFrom="column">
              <wp:posOffset>0</wp:posOffset>
            </wp:positionH>
            <wp:positionV relativeFrom="paragraph">
              <wp:posOffset>48260</wp:posOffset>
            </wp:positionV>
            <wp:extent cx="959485" cy="876935"/>
            <wp:effectExtent l="0" t="0" r="5715" b="1206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959485" cy="876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2E4D">
        <w:rPr>
          <w:rFonts w:ascii="Helvetica" w:eastAsia="Times New Roman" w:hAnsi="Helvetica" w:cs="Times New Roman"/>
          <w:caps/>
          <w:color w:val="7FA939"/>
          <w:szCs w:val="48"/>
        </w:rPr>
        <w:t>Convenience</w:t>
      </w:r>
    </w:p>
    <w:p w14:paraId="5AC0F176" w14:textId="77777777" w:rsidR="00012324" w:rsidRPr="00CC2E4D" w:rsidRDefault="00012324" w:rsidP="00012324">
      <w:pPr>
        <w:spacing w:after="120"/>
        <w:textAlignment w:val="baseline"/>
        <w:rPr>
          <w:rFonts w:ascii="Helvetica" w:hAnsi="Helvetica" w:cs="Times New Roman"/>
          <w:color w:val="999999"/>
          <w:sz w:val="18"/>
          <w:szCs w:val="20"/>
        </w:rPr>
      </w:pPr>
      <w:r w:rsidRPr="00CC2E4D">
        <w:rPr>
          <w:rFonts w:ascii="Helvetica" w:hAnsi="Helvetica" w:cs="Times New Roman"/>
          <w:color w:val="999999"/>
          <w:sz w:val="18"/>
          <w:szCs w:val="20"/>
        </w:rPr>
        <w:t>We are building the largest marketplace of quality lenders with the best information, tools, and advisors. We make working with us easy – with convenient branches, home/office visits, a robust online platform, mobile apps, and 24/7 phone support. We understand that time is critical and will always work to our clients’ timetable.</w:t>
      </w:r>
    </w:p>
    <w:p w14:paraId="36FC17CE" w14:textId="77777777" w:rsidR="00012324" w:rsidRPr="00CC2E4D" w:rsidRDefault="00012324" w:rsidP="00012324">
      <w:pPr>
        <w:spacing w:after="120"/>
        <w:textAlignment w:val="baseline"/>
        <w:rPr>
          <w:rFonts w:ascii="Helvetica" w:hAnsi="Helvetica" w:cs="Times New Roman"/>
          <w:color w:val="999999"/>
          <w:sz w:val="18"/>
          <w:szCs w:val="20"/>
        </w:rPr>
      </w:pPr>
    </w:p>
    <w:p w14:paraId="002A0ECF" w14:textId="77777777" w:rsidR="00012324" w:rsidRPr="00CC2E4D" w:rsidRDefault="00012324" w:rsidP="00012324">
      <w:pPr>
        <w:pStyle w:val="ListParagraph"/>
        <w:spacing w:after="120"/>
        <w:ind w:left="0"/>
        <w:textAlignment w:val="baseline"/>
        <w:rPr>
          <w:rFonts w:ascii="Helvetica" w:eastAsia="Times New Roman" w:hAnsi="Helvetica" w:cs="Times New Roman"/>
          <w:caps/>
          <w:color w:val="7FA939"/>
          <w:szCs w:val="48"/>
        </w:rPr>
      </w:pPr>
      <w:r w:rsidRPr="00CC2E4D">
        <w:rPr>
          <w:rFonts w:ascii="Helvetica" w:eastAsia="Times New Roman" w:hAnsi="Helvetica" w:cs="Times New Roman"/>
          <w:caps/>
          <w:noProof/>
          <w:color w:val="7FA939"/>
          <w:szCs w:val="48"/>
        </w:rPr>
        <w:drawing>
          <wp:anchor distT="0" distB="0" distL="114300" distR="114300" simplePos="0" relativeHeight="251667456" behindDoc="0" locked="0" layoutInCell="1" allowOverlap="1" wp14:anchorId="5FB3B1F4" wp14:editId="0BBEC3EC">
            <wp:simplePos x="0" y="0"/>
            <wp:positionH relativeFrom="column">
              <wp:posOffset>45720</wp:posOffset>
            </wp:positionH>
            <wp:positionV relativeFrom="paragraph">
              <wp:posOffset>123825</wp:posOffset>
            </wp:positionV>
            <wp:extent cx="867410" cy="877570"/>
            <wp:effectExtent l="0" t="0" r="0" b="114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867410" cy="877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2E4D">
        <w:rPr>
          <w:rFonts w:ascii="Helvetica" w:eastAsia="Times New Roman" w:hAnsi="Helvetica" w:cs="Times New Roman"/>
          <w:caps/>
          <w:color w:val="7FA939"/>
          <w:szCs w:val="48"/>
        </w:rPr>
        <w:t>Service</w:t>
      </w:r>
    </w:p>
    <w:p w14:paraId="6886CDEC" w14:textId="77777777" w:rsidR="00012324" w:rsidRPr="00CC2E4D" w:rsidRDefault="00012324" w:rsidP="00012324">
      <w:pPr>
        <w:spacing w:after="120"/>
        <w:textAlignment w:val="baseline"/>
        <w:rPr>
          <w:rFonts w:ascii="Helvetica" w:hAnsi="Helvetica" w:cs="Times New Roman"/>
          <w:color w:val="999999"/>
          <w:sz w:val="18"/>
          <w:szCs w:val="20"/>
        </w:rPr>
      </w:pPr>
      <w:r w:rsidRPr="00CC2E4D">
        <w:rPr>
          <w:rFonts w:ascii="Helvetica" w:hAnsi="Helvetica" w:cs="Times New Roman"/>
          <w:color w:val="999999"/>
          <w:sz w:val="18"/>
          <w:szCs w:val="20"/>
        </w:rPr>
        <w:t xml:space="preserve">We are committed to service excellence and delivering a great experience at every </w:t>
      </w:r>
      <w:proofErr w:type="spellStart"/>
      <w:r w:rsidRPr="00CC2E4D">
        <w:rPr>
          <w:rFonts w:ascii="Helvetica" w:hAnsi="Helvetica" w:cs="Times New Roman"/>
          <w:color w:val="999999"/>
          <w:sz w:val="18"/>
          <w:szCs w:val="20"/>
        </w:rPr>
        <w:t>touchpoint</w:t>
      </w:r>
      <w:proofErr w:type="spellEnd"/>
      <w:r w:rsidRPr="00CC2E4D">
        <w:rPr>
          <w:rFonts w:ascii="Helvetica" w:hAnsi="Helvetica" w:cs="Times New Roman"/>
          <w:color w:val="999999"/>
          <w:sz w:val="18"/>
          <w:szCs w:val="20"/>
        </w:rPr>
        <w:t xml:space="preserve">. We believe exceptionally talented people equipped with the right tools and </w:t>
      </w:r>
      <w:proofErr w:type="gramStart"/>
      <w:r w:rsidRPr="00CC2E4D">
        <w:rPr>
          <w:rFonts w:ascii="Helvetica" w:hAnsi="Helvetica" w:cs="Times New Roman"/>
          <w:color w:val="999999"/>
          <w:sz w:val="18"/>
          <w:szCs w:val="20"/>
        </w:rPr>
        <w:t>technology are</w:t>
      </w:r>
      <w:proofErr w:type="gramEnd"/>
      <w:r w:rsidRPr="00CC2E4D">
        <w:rPr>
          <w:rFonts w:ascii="Helvetica" w:hAnsi="Helvetica" w:cs="Times New Roman"/>
          <w:color w:val="999999"/>
          <w:sz w:val="18"/>
          <w:szCs w:val="20"/>
        </w:rPr>
        <w:t xml:space="preserve"> the difference between a good and great experience. We are committed to training, developing and empowering our associates to be the most knowledgeable, friendly and effective consumer advocates in the mortgage industry.</w:t>
      </w:r>
    </w:p>
    <w:p w14:paraId="1696D5D1" w14:textId="77777777" w:rsidR="00012324" w:rsidRPr="000E491E" w:rsidRDefault="00012324" w:rsidP="00012324">
      <w:pPr>
        <w:shd w:val="clear" w:color="auto" w:fill="FFFFFF"/>
        <w:spacing w:after="120"/>
        <w:rPr>
          <w:rFonts w:ascii="Helvetica" w:eastAsia="Times New Roman" w:hAnsi="Helvetica" w:cs="Times New Roman"/>
          <w:color w:val="222222"/>
          <w:sz w:val="20"/>
          <w:szCs w:val="20"/>
        </w:rPr>
      </w:pPr>
    </w:p>
    <w:p w14:paraId="33957730" w14:textId="77777777" w:rsidR="00012324" w:rsidRPr="00F30235" w:rsidRDefault="00012324" w:rsidP="00012324">
      <w:pPr>
        <w:rPr>
          <w:rFonts w:ascii="Times New Roman" w:hAnsi="Times New Roman" w:cs="Times New Roman"/>
        </w:rPr>
      </w:pPr>
    </w:p>
    <w:p w14:paraId="080A3220" w14:textId="77777777" w:rsidR="00012324" w:rsidRPr="00F30235" w:rsidRDefault="00012324" w:rsidP="00012324">
      <w:pPr>
        <w:pStyle w:val="ListParagraph"/>
        <w:numPr>
          <w:ilvl w:val="1"/>
          <w:numId w:val="4"/>
        </w:numPr>
        <w:rPr>
          <w:rFonts w:ascii="Times New Roman" w:hAnsi="Times New Roman" w:cs="Times New Roman"/>
          <w:b/>
        </w:rPr>
      </w:pPr>
      <w:r w:rsidRPr="00F30235">
        <w:rPr>
          <w:rFonts w:ascii="Times New Roman" w:hAnsi="Times New Roman" w:cs="Times New Roman"/>
          <w:b/>
        </w:rPr>
        <w:t xml:space="preserve">Reference: </w:t>
      </w:r>
      <w:hyperlink r:id="rId34" w:history="1">
        <w:r w:rsidRPr="00F30235">
          <w:rPr>
            <w:rStyle w:val="Hyperlink"/>
            <w:rFonts w:ascii="Times New Roman" w:hAnsi="Times New Roman" w:cs="Times New Roman"/>
          </w:rPr>
          <w:t>http://sindeo.com/about/</w:t>
        </w:r>
      </w:hyperlink>
    </w:p>
    <w:p w14:paraId="0A31A642" w14:textId="77777777" w:rsidR="00012324" w:rsidRPr="00F30235" w:rsidRDefault="00012324" w:rsidP="00012324">
      <w:pPr>
        <w:pStyle w:val="ListParagraph"/>
        <w:rPr>
          <w:rFonts w:ascii="Times New Roman" w:hAnsi="Times New Roman" w:cs="Times New Roman"/>
          <w:b/>
        </w:rPr>
      </w:pPr>
    </w:p>
    <w:p w14:paraId="44EF30B7" w14:textId="5F857AFB" w:rsidR="005B664D" w:rsidRDefault="00012324" w:rsidP="00012324">
      <w:pPr>
        <w:pStyle w:val="ListParagraph"/>
        <w:widowControl w:val="0"/>
        <w:numPr>
          <w:ilvl w:val="0"/>
          <w:numId w:val="4"/>
        </w:numPr>
        <w:autoSpaceDE w:val="0"/>
        <w:autoSpaceDN w:val="0"/>
        <w:adjustRightInd w:val="0"/>
        <w:rPr>
          <w:ins w:id="566" w:author="Ori Y Zohar" w:date="2013-11-07T10:48:00Z"/>
          <w:rFonts w:ascii="Times New Roman" w:hAnsi="Times New Roman" w:cs="Times New Roman"/>
          <w:b/>
        </w:rPr>
      </w:pPr>
      <w:r>
        <w:rPr>
          <w:rFonts w:ascii="Times New Roman" w:hAnsi="Times New Roman" w:cs="Times New Roman"/>
          <w:b/>
        </w:rPr>
        <w:t>Second Module</w:t>
      </w:r>
      <w:r w:rsidRPr="00F30235">
        <w:rPr>
          <w:rFonts w:ascii="Times New Roman" w:hAnsi="Times New Roman" w:cs="Times New Roman"/>
          <w:b/>
        </w:rPr>
        <w:t>:</w:t>
      </w:r>
      <w:ins w:id="567" w:author="Ori Y Zohar" w:date="2013-11-07T10:48:00Z">
        <w:r w:rsidR="005B664D">
          <w:rPr>
            <w:rFonts w:ascii="Times New Roman" w:hAnsi="Times New Roman" w:cs="Times New Roman"/>
            <w:b/>
          </w:rPr>
          <w:t xml:space="preserve"> </w:t>
        </w:r>
      </w:ins>
      <w:ins w:id="568" w:author="Ori Y Zohar" w:date="2013-11-07T11:04:00Z">
        <w:r w:rsidR="000F5E88">
          <w:rPr>
            <w:rFonts w:ascii="Times New Roman" w:hAnsi="Times New Roman" w:cs="Times New Roman"/>
            <w:b/>
          </w:rPr>
          <w:t>Areas We Serve</w:t>
        </w:r>
      </w:ins>
      <w:r w:rsidRPr="00F30235">
        <w:rPr>
          <w:rFonts w:ascii="Times New Roman" w:hAnsi="Times New Roman" w:cs="Times New Roman"/>
          <w:b/>
        </w:rPr>
        <w:t xml:space="preserve"> </w:t>
      </w:r>
    </w:p>
    <w:p w14:paraId="584F1A28" w14:textId="0CF40572" w:rsidR="005B664D" w:rsidRPr="005B664D" w:rsidRDefault="005B664D">
      <w:pPr>
        <w:pStyle w:val="ListParagraph"/>
        <w:widowControl w:val="0"/>
        <w:numPr>
          <w:ilvl w:val="1"/>
          <w:numId w:val="4"/>
        </w:numPr>
        <w:autoSpaceDE w:val="0"/>
        <w:autoSpaceDN w:val="0"/>
        <w:adjustRightInd w:val="0"/>
        <w:rPr>
          <w:ins w:id="569" w:author="Ori Y Zohar" w:date="2013-11-07T10:48:00Z"/>
          <w:rFonts w:ascii="Times New Roman" w:hAnsi="Times New Roman" w:cs="Times New Roman"/>
          <w:b/>
          <w:rPrChange w:id="570" w:author="Ori Y Zohar" w:date="2013-11-07T10:48:00Z">
            <w:rPr>
              <w:ins w:id="571" w:author="Ori Y Zohar" w:date="2013-11-07T10:48:00Z"/>
              <w:rFonts w:ascii="Times New Roman" w:hAnsi="Times New Roman" w:cs="Times New Roman"/>
            </w:rPr>
          </w:rPrChange>
        </w:rPr>
        <w:pPrChange w:id="572" w:author="Ori Y Zohar" w:date="2013-11-07T10:48:00Z">
          <w:pPr>
            <w:pStyle w:val="ListParagraph"/>
            <w:widowControl w:val="0"/>
            <w:numPr>
              <w:numId w:val="4"/>
            </w:numPr>
            <w:autoSpaceDE w:val="0"/>
            <w:autoSpaceDN w:val="0"/>
            <w:adjustRightInd w:val="0"/>
            <w:ind w:hanging="360"/>
          </w:pPr>
        </w:pPrChange>
      </w:pPr>
      <w:ins w:id="573" w:author="Ori Y Zohar" w:date="2013-11-07T10:48:00Z">
        <w:r>
          <w:rPr>
            <w:rFonts w:ascii="Times New Roman" w:hAnsi="Times New Roman" w:cs="Times New Roman"/>
            <w:b/>
          </w:rPr>
          <w:t xml:space="preserve">Header: </w:t>
        </w:r>
      </w:ins>
      <w:ins w:id="574" w:author="Ori Y Zohar" w:date="2013-11-07T11:04:00Z">
        <w:r w:rsidR="000F5E88">
          <w:rPr>
            <w:rFonts w:ascii="Times New Roman" w:hAnsi="Times New Roman" w:cs="Times New Roman"/>
          </w:rPr>
          <w:t>Areas We Serve</w:t>
        </w:r>
      </w:ins>
    </w:p>
    <w:p w14:paraId="7AF08739" w14:textId="01E24343" w:rsidR="005B664D" w:rsidRPr="005B664D" w:rsidRDefault="005B664D">
      <w:pPr>
        <w:pStyle w:val="ListParagraph"/>
        <w:widowControl w:val="0"/>
        <w:numPr>
          <w:ilvl w:val="1"/>
          <w:numId w:val="4"/>
        </w:numPr>
        <w:autoSpaceDE w:val="0"/>
        <w:autoSpaceDN w:val="0"/>
        <w:adjustRightInd w:val="0"/>
        <w:rPr>
          <w:ins w:id="575" w:author="Ori Y Zohar" w:date="2013-11-07T10:49:00Z"/>
          <w:rFonts w:ascii="Times New Roman" w:hAnsi="Times New Roman" w:cs="Times New Roman"/>
          <w:b/>
          <w:color w:val="FF0000"/>
          <w:rPrChange w:id="576" w:author="Ori Y Zohar" w:date="2013-11-07T10:50:00Z">
            <w:rPr>
              <w:ins w:id="577" w:author="Ori Y Zohar" w:date="2013-11-07T10:49:00Z"/>
              <w:rFonts w:ascii="Times New Roman" w:hAnsi="Times New Roman" w:cs="Times New Roman"/>
              <w:b/>
            </w:rPr>
          </w:rPrChange>
        </w:rPr>
        <w:pPrChange w:id="578" w:author="Ori Y Zohar" w:date="2013-11-07T10:48:00Z">
          <w:pPr>
            <w:pStyle w:val="ListParagraph"/>
            <w:widowControl w:val="0"/>
            <w:numPr>
              <w:numId w:val="4"/>
            </w:numPr>
            <w:autoSpaceDE w:val="0"/>
            <w:autoSpaceDN w:val="0"/>
            <w:adjustRightInd w:val="0"/>
            <w:ind w:hanging="360"/>
          </w:pPr>
        </w:pPrChange>
      </w:pPr>
      <w:ins w:id="579" w:author="Ori Y Zohar" w:date="2013-11-07T10:48:00Z">
        <w:r w:rsidRPr="005B664D">
          <w:rPr>
            <w:rFonts w:ascii="Times New Roman" w:hAnsi="Times New Roman" w:cs="Times New Roman"/>
            <w:b/>
            <w:color w:val="FF0000"/>
            <w:rPrChange w:id="580" w:author="Ori Y Zohar" w:date="2013-11-07T10:50:00Z">
              <w:rPr>
                <w:rFonts w:ascii="Times New Roman" w:hAnsi="Times New Roman" w:cs="Times New Roman"/>
                <w:b/>
              </w:rPr>
            </w:rPrChange>
          </w:rPr>
          <w:t xml:space="preserve">Sub-head: </w:t>
        </w:r>
      </w:ins>
      <w:ins w:id="581" w:author="Ori Y Zohar" w:date="2013-11-07T10:49:00Z">
        <w:r w:rsidRPr="005B664D">
          <w:rPr>
            <w:rFonts w:ascii="Times New Roman" w:hAnsi="Times New Roman" w:cs="Times New Roman"/>
            <w:color w:val="FF0000"/>
            <w:rPrChange w:id="582" w:author="Ori Y Zohar" w:date="2013-11-07T10:50:00Z">
              <w:rPr>
                <w:rFonts w:ascii="Times New Roman" w:hAnsi="Times New Roman" w:cs="Times New Roman"/>
              </w:rPr>
            </w:rPrChange>
          </w:rPr>
          <w:t xml:space="preserve">We </w:t>
        </w:r>
      </w:ins>
      <w:ins w:id="583" w:author="Ori Y Zohar" w:date="2013-11-07T10:50:00Z">
        <w:r w:rsidRPr="005B664D">
          <w:rPr>
            <w:rFonts w:ascii="Times New Roman" w:hAnsi="Times New Roman" w:cs="Times New Roman"/>
            <w:color w:val="FF0000"/>
            <w:rPrChange w:id="584" w:author="Ori Y Zohar" w:date="2013-11-07T10:50:00Z">
              <w:rPr>
                <w:rFonts w:ascii="Times New Roman" w:hAnsi="Times New Roman" w:cs="Times New Roman"/>
              </w:rPr>
            </w:rPrChange>
          </w:rPr>
          <w:t>###</w:t>
        </w:r>
      </w:ins>
    </w:p>
    <w:p w14:paraId="7E3D0BA4" w14:textId="4A09F7A6" w:rsidR="005B664D" w:rsidRDefault="005B664D">
      <w:pPr>
        <w:pStyle w:val="ListParagraph"/>
        <w:widowControl w:val="0"/>
        <w:numPr>
          <w:ilvl w:val="1"/>
          <w:numId w:val="4"/>
        </w:numPr>
        <w:autoSpaceDE w:val="0"/>
        <w:autoSpaceDN w:val="0"/>
        <w:adjustRightInd w:val="0"/>
        <w:rPr>
          <w:ins w:id="585" w:author="Ori Y Zohar" w:date="2013-11-07T10:48:00Z"/>
          <w:rFonts w:ascii="Times New Roman" w:hAnsi="Times New Roman" w:cs="Times New Roman"/>
          <w:b/>
        </w:rPr>
        <w:pPrChange w:id="586" w:author="Ori Y Zohar" w:date="2013-11-07T10:48:00Z">
          <w:pPr>
            <w:pStyle w:val="ListParagraph"/>
            <w:widowControl w:val="0"/>
            <w:numPr>
              <w:numId w:val="4"/>
            </w:numPr>
            <w:autoSpaceDE w:val="0"/>
            <w:autoSpaceDN w:val="0"/>
            <w:adjustRightInd w:val="0"/>
            <w:ind w:hanging="360"/>
          </w:pPr>
        </w:pPrChange>
      </w:pPr>
      <w:ins w:id="587" w:author="Ori Y Zohar" w:date="2013-11-07T10:49:00Z">
        <w:r>
          <w:rPr>
            <w:rFonts w:ascii="Times New Roman" w:hAnsi="Times New Roman" w:cs="Times New Roman"/>
            <w:b/>
          </w:rPr>
          <w:t xml:space="preserve">Who We Serve Module: </w:t>
        </w:r>
        <w:r>
          <w:rPr>
            <w:rFonts w:ascii="Times New Roman" w:hAnsi="Times New Roman" w:cs="Times New Roman"/>
          </w:rPr>
          <w:t>Map of the US with CA colored in</w:t>
        </w:r>
      </w:ins>
    </w:p>
    <w:p w14:paraId="72438473" w14:textId="77777777" w:rsidR="005B664D" w:rsidRPr="005B664D" w:rsidRDefault="005B664D">
      <w:pPr>
        <w:widowControl w:val="0"/>
        <w:autoSpaceDE w:val="0"/>
        <w:autoSpaceDN w:val="0"/>
        <w:adjustRightInd w:val="0"/>
        <w:rPr>
          <w:ins w:id="588" w:author="Ori Y Zohar" w:date="2013-11-07T10:48:00Z"/>
          <w:rFonts w:ascii="Times New Roman" w:hAnsi="Times New Roman" w:cs="Times New Roman"/>
          <w:b/>
          <w:rPrChange w:id="589" w:author="Ori Y Zohar" w:date="2013-11-07T10:48:00Z">
            <w:rPr>
              <w:ins w:id="590" w:author="Ori Y Zohar" w:date="2013-11-07T10:48:00Z"/>
            </w:rPr>
          </w:rPrChange>
        </w:rPr>
        <w:pPrChange w:id="591" w:author="Ori Y Zohar" w:date="2013-11-07T10:48:00Z">
          <w:pPr>
            <w:pStyle w:val="ListParagraph"/>
            <w:widowControl w:val="0"/>
            <w:numPr>
              <w:numId w:val="4"/>
            </w:numPr>
            <w:autoSpaceDE w:val="0"/>
            <w:autoSpaceDN w:val="0"/>
            <w:adjustRightInd w:val="0"/>
            <w:ind w:hanging="360"/>
          </w:pPr>
        </w:pPrChange>
      </w:pPr>
    </w:p>
    <w:p w14:paraId="2DC3E108" w14:textId="78808FD6" w:rsidR="00012324" w:rsidRPr="00F30235" w:rsidRDefault="005B664D" w:rsidP="00012324">
      <w:pPr>
        <w:pStyle w:val="ListParagraph"/>
        <w:widowControl w:val="0"/>
        <w:numPr>
          <w:ilvl w:val="0"/>
          <w:numId w:val="4"/>
        </w:numPr>
        <w:autoSpaceDE w:val="0"/>
        <w:autoSpaceDN w:val="0"/>
        <w:adjustRightInd w:val="0"/>
        <w:rPr>
          <w:rFonts w:ascii="Times New Roman" w:hAnsi="Times New Roman" w:cs="Times New Roman"/>
          <w:b/>
        </w:rPr>
      </w:pPr>
      <w:ins w:id="592" w:author="Ori Y Zohar" w:date="2013-11-07T10:48:00Z">
        <w:r>
          <w:rPr>
            <w:rFonts w:ascii="Times New Roman" w:hAnsi="Times New Roman" w:cs="Times New Roman"/>
            <w:b/>
          </w:rPr>
          <w:t xml:space="preserve">Third Module: </w:t>
        </w:r>
      </w:ins>
      <w:r w:rsidR="00012324">
        <w:rPr>
          <w:rFonts w:ascii="Times New Roman" w:hAnsi="Times New Roman" w:cs="Times New Roman"/>
          <w:b/>
        </w:rPr>
        <w:t>Meet Our Advisors</w:t>
      </w:r>
    </w:p>
    <w:p w14:paraId="4E9CCC71" w14:textId="77777777" w:rsidR="00012324" w:rsidRPr="00F30235" w:rsidRDefault="00012324" w:rsidP="00012324">
      <w:pPr>
        <w:pStyle w:val="ListParagraph"/>
        <w:widowControl w:val="0"/>
        <w:numPr>
          <w:ilvl w:val="1"/>
          <w:numId w:val="4"/>
        </w:numPr>
        <w:autoSpaceDE w:val="0"/>
        <w:autoSpaceDN w:val="0"/>
        <w:adjustRightInd w:val="0"/>
        <w:rPr>
          <w:rFonts w:ascii="Times New Roman" w:hAnsi="Times New Roman" w:cs="Times New Roman"/>
        </w:rPr>
      </w:pPr>
      <w:r w:rsidRPr="00F30235">
        <w:rPr>
          <w:rFonts w:ascii="Times New Roman" w:hAnsi="Times New Roman" w:cs="Times New Roman"/>
          <w:b/>
        </w:rPr>
        <w:t>Header:</w:t>
      </w:r>
      <w:r w:rsidRPr="00F30235">
        <w:rPr>
          <w:rFonts w:ascii="Times New Roman" w:hAnsi="Times New Roman" w:cs="Times New Roman"/>
        </w:rPr>
        <w:t xml:space="preserve"> Meet Our Advisors</w:t>
      </w:r>
    </w:p>
    <w:p w14:paraId="705BF166" w14:textId="77777777" w:rsidR="00012324" w:rsidRDefault="00012324" w:rsidP="00012324">
      <w:pPr>
        <w:pStyle w:val="ListParagraph"/>
        <w:numPr>
          <w:ilvl w:val="1"/>
          <w:numId w:val="4"/>
        </w:numPr>
        <w:shd w:val="clear" w:color="auto" w:fill="FFFFFF"/>
        <w:spacing w:before="67" w:after="120" w:line="210" w:lineRule="atLeast"/>
        <w:rPr>
          <w:rFonts w:ascii="Times New Roman" w:hAnsi="Times New Roman" w:cs="Times New Roman"/>
        </w:rPr>
      </w:pPr>
      <w:r w:rsidRPr="00F30235">
        <w:rPr>
          <w:rFonts w:ascii="Times New Roman" w:hAnsi="Times New Roman" w:cs="Times New Roman"/>
          <w:b/>
          <w:color w:val="222222"/>
        </w:rPr>
        <w:t>Sub-head:</w:t>
      </w:r>
      <w:r>
        <w:rPr>
          <w:rFonts w:ascii="Times New Roman" w:hAnsi="Times New Roman" w:cs="Times New Roman"/>
          <w:color w:val="222222"/>
        </w:rPr>
        <w:t xml:space="preserve"> </w:t>
      </w:r>
      <w:r w:rsidRPr="00F30235">
        <w:rPr>
          <w:rFonts w:ascii="Times New Roman" w:hAnsi="Times New Roman" w:cs="Times New Roman"/>
        </w:rPr>
        <w:t>Our advisors know how to get it done right. They collectively have closed billions of dollars of mortgages and have won countless awards. Get to know them:</w:t>
      </w:r>
    </w:p>
    <w:p w14:paraId="1248DAE8" w14:textId="77777777" w:rsidR="00012324" w:rsidRPr="003F6C69" w:rsidRDefault="00012324" w:rsidP="00012324">
      <w:pPr>
        <w:pStyle w:val="ListParagraph"/>
        <w:numPr>
          <w:ilvl w:val="1"/>
          <w:numId w:val="4"/>
        </w:numPr>
        <w:shd w:val="clear" w:color="auto" w:fill="FFFFFF"/>
        <w:spacing w:before="67" w:after="120" w:line="210" w:lineRule="atLeast"/>
        <w:rPr>
          <w:rFonts w:ascii="Times New Roman" w:hAnsi="Times New Roman" w:cs="Times New Roman"/>
          <w:b/>
          <w:i/>
        </w:rPr>
      </w:pPr>
      <w:r w:rsidRPr="00AD7045">
        <w:rPr>
          <w:rFonts w:ascii="Times New Roman" w:hAnsi="Times New Roman" w:cs="Times New Roman"/>
          <w:b/>
          <w:color w:val="222222"/>
        </w:rPr>
        <w:t xml:space="preserve">Advisor Module: </w:t>
      </w:r>
    </w:p>
    <w:p w14:paraId="1002ABB5" w14:textId="77777777" w:rsidR="00012324" w:rsidRPr="003F6C69" w:rsidRDefault="00012324" w:rsidP="00012324">
      <w:pPr>
        <w:pStyle w:val="ListParagraph"/>
        <w:numPr>
          <w:ilvl w:val="2"/>
          <w:numId w:val="4"/>
        </w:numPr>
        <w:shd w:val="clear" w:color="auto" w:fill="FFFFFF"/>
        <w:spacing w:before="67" w:after="120" w:line="210" w:lineRule="atLeast"/>
        <w:rPr>
          <w:rFonts w:ascii="Times New Roman" w:hAnsi="Times New Roman" w:cs="Times New Roman"/>
          <w:b/>
          <w:i/>
        </w:rPr>
      </w:pPr>
      <w:r w:rsidRPr="003F6C69">
        <w:rPr>
          <w:rFonts w:ascii="Times New Roman" w:hAnsi="Times New Roman" w:cs="Times New Roman"/>
          <w:i/>
          <w:color w:val="222222"/>
        </w:rPr>
        <w:lastRenderedPageBreak/>
        <w:t>Display name and title of each advisor. Roll over</w:t>
      </w:r>
      <w:r>
        <w:rPr>
          <w:rFonts w:ascii="Times New Roman" w:hAnsi="Times New Roman" w:cs="Times New Roman"/>
          <w:i/>
          <w:color w:val="222222"/>
        </w:rPr>
        <w:t xml:space="preserve"> pulls up a few bullet points on advisors and images of licensing, awards, etc.</w:t>
      </w:r>
    </w:p>
    <w:p w14:paraId="518205C9" w14:textId="77777777" w:rsidR="00012324" w:rsidRPr="003F6C69" w:rsidRDefault="00012324" w:rsidP="00012324">
      <w:pPr>
        <w:pStyle w:val="ListParagraph"/>
        <w:numPr>
          <w:ilvl w:val="2"/>
          <w:numId w:val="4"/>
        </w:numPr>
        <w:shd w:val="clear" w:color="auto" w:fill="FFFFFF"/>
        <w:spacing w:before="67" w:after="120" w:line="210" w:lineRule="atLeast"/>
        <w:rPr>
          <w:rFonts w:ascii="Times New Roman" w:hAnsi="Times New Roman" w:cs="Times New Roman"/>
          <w:b/>
          <w:i/>
        </w:rPr>
      </w:pPr>
      <w:r>
        <w:rPr>
          <w:rFonts w:ascii="Times New Roman" w:hAnsi="Times New Roman" w:cs="Times New Roman"/>
          <w:i/>
          <w:color w:val="222222"/>
        </w:rPr>
        <w:t>Format:</w:t>
      </w:r>
    </w:p>
    <w:p w14:paraId="0424D15B" w14:textId="77777777" w:rsidR="00012324" w:rsidRPr="00F41E5C" w:rsidRDefault="00012324" w:rsidP="00012324">
      <w:pPr>
        <w:shd w:val="clear" w:color="auto" w:fill="FFFFFF"/>
        <w:spacing w:before="67" w:after="120" w:line="210" w:lineRule="atLeast"/>
        <w:ind w:left="2160"/>
        <w:rPr>
          <w:rFonts w:ascii="Arial" w:hAnsi="Arial" w:cs="Arial"/>
          <w:color w:val="222222"/>
        </w:rPr>
      </w:pPr>
      <w:r>
        <w:rPr>
          <w:rFonts w:ascii="Arial" w:hAnsi="Arial" w:cs="Arial"/>
          <w:color w:val="222222"/>
        </w:rPr>
        <w:t>First Name Last Name</w:t>
      </w:r>
      <w:r>
        <w:rPr>
          <w:rFonts w:ascii="Arial" w:hAnsi="Arial" w:cs="Arial"/>
          <w:color w:val="222222"/>
        </w:rPr>
        <w:br/>
      </w:r>
      <w:r>
        <w:rPr>
          <w:rFonts w:ascii="Arial" w:hAnsi="Arial" w:cs="Arial"/>
          <w:i/>
          <w:color w:val="222222"/>
        </w:rPr>
        <w:t>Title</w:t>
      </w:r>
    </w:p>
    <w:p w14:paraId="138041AA" w14:textId="77777777" w:rsidR="00012324" w:rsidRPr="002E1138" w:rsidRDefault="00012324" w:rsidP="00012324">
      <w:pPr>
        <w:shd w:val="clear" w:color="auto" w:fill="FFFFFF"/>
        <w:spacing w:before="67" w:after="120" w:line="210" w:lineRule="atLeast"/>
        <w:ind w:left="2160"/>
        <w:rPr>
          <w:rFonts w:ascii="Arial" w:hAnsi="Arial" w:cs="Arial"/>
          <w:color w:val="222222"/>
        </w:rPr>
      </w:pPr>
      <w:r>
        <w:rPr>
          <w:rFonts w:ascii="Arial" w:hAnsi="Arial" w:cs="Arial"/>
          <w:color w:val="222222"/>
        </w:rPr>
        <w:t>Branch</w:t>
      </w:r>
    </w:p>
    <w:p w14:paraId="3A63D3AD" w14:textId="77777777" w:rsidR="00012324" w:rsidRPr="007E48E7" w:rsidRDefault="00012324" w:rsidP="00012324">
      <w:pPr>
        <w:numPr>
          <w:ilvl w:val="0"/>
          <w:numId w:val="4"/>
        </w:numPr>
        <w:shd w:val="clear" w:color="auto" w:fill="FFFFFF"/>
        <w:spacing w:after="120" w:line="210" w:lineRule="atLeast"/>
        <w:ind w:left="2880"/>
        <w:rPr>
          <w:rFonts w:ascii="Arial" w:hAnsi="Arial" w:cs="Arial"/>
          <w:color w:val="222222"/>
        </w:rPr>
      </w:pPr>
      <w:r>
        <w:rPr>
          <w:rFonts w:ascii="Arial" w:hAnsi="Arial" w:cs="Arial"/>
          <w:bCs/>
          <w:color w:val="222222"/>
        </w:rPr>
        <w:t>Qualifications</w:t>
      </w:r>
    </w:p>
    <w:p w14:paraId="22BC612D" w14:textId="77777777" w:rsidR="00012324" w:rsidRPr="007E48E7" w:rsidRDefault="00012324" w:rsidP="00012324">
      <w:pPr>
        <w:numPr>
          <w:ilvl w:val="0"/>
          <w:numId w:val="4"/>
        </w:numPr>
        <w:shd w:val="clear" w:color="auto" w:fill="FFFFFF"/>
        <w:spacing w:after="120" w:line="210" w:lineRule="atLeast"/>
        <w:ind w:left="2880"/>
        <w:rPr>
          <w:rFonts w:ascii="Arial" w:hAnsi="Arial" w:cs="Arial"/>
          <w:color w:val="222222"/>
        </w:rPr>
      </w:pPr>
      <w:r>
        <w:rPr>
          <w:rFonts w:ascii="Arial" w:hAnsi="Arial" w:cs="Arial"/>
          <w:color w:val="222222"/>
        </w:rPr>
        <w:t>Education</w:t>
      </w:r>
    </w:p>
    <w:p w14:paraId="2FE8C035" w14:textId="77777777" w:rsidR="00012324" w:rsidRDefault="00012324" w:rsidP="00012324">
      <w:pPr>
        <w:numPr>
          <w:ilvl w:val="0"/>
          <w:numId w:val="4"/>
        </w:numPr>
        <w:shd w:val="clear" w:color="auto" w:fill="FFFFFF"/>
        <w:spacing w:after="120" w:line="210" w:lineRule="atLeast"/>
        <w:ind w:left="2880"/>
        <w:rPr>
          <w:rFonts w:ascii="Arial" w:hAnsi="Arial" w:cs="Arial"/>
          <w:color w:val="222222"/>
        </w:rPr>
      </w:pPr>
      <w:r>
        <w:rPr>
          <w:rFonts w:ascii="Arial" w:hAnsi="Arial" w:cs="Arial"/>
          <w:color w:val="222222"/>
        </w:rPr>
        <w:t>Fun Fact</w:t>
      </w:r>
    </w:p>
    <w:p w14:paraId="0F228853" w14:textId="77777777" w:rsidR="00012324" w:rsidRDefault="00012324" w:rsidP="00012324">
      <w:pPr>
        <w:numPr>
          <w:ilvl w:val="0"/>
          <w:numId w:val="4"/>
        </w:numPr>
        <w:shd w:val="clear" w:color="auto" w:fill="FFFFFF"/>
        <w:spacing w:after="120" w:line="210" w:lineRule="atLeast"/>
        <w:ind w:left="2880"/>
        <w:rPr>
          <w:rFonts w:ascii="Arial" w:hAnsi="Arial" w:cs="Arial"/>
          <w:color w:val="222222"/>
        </w:rPr>
      </w:pPr>
      <w:r w:rsidRPr="008B6A79">
        <w:rPr>
          <w:rFonts w:ascii="Arial" w:hAnsi="Arial" w:cs="Arial"/>
          <w:color w:val="222222"/>
        </w:rPr>
        <w:t>Licensing (</w:t>
      </w:r>
      <w:r>
        <w:rPr>
          <w:rFonts w:ascii="Arial" w:hAnsi="Arial" w:cs="Arial"/>
          <w:color w:val="222222"/>
        </w:rPr>
        <w:t>clickable logo + text</w:t>
      </w:r>
      <w:r w:rsidRPr="008B6A79">
        <w:rPr>
          <w:rFonts w:ascii="Arial" w:hAnsi="Arial" w:cs="Arial"/>
          <w:color w:val="222222"/>
        </w:rPr>
        <w:t>)</w:t>
      </w:r>
    </w:p>
    <w:p w14:paraId="3AD48E2D" w14:textId="77777777" w:rsidR="00012324" w:rsidRPr="008B6A79" w:rsidRDefault="00012324" w:rsidP="00012324">
      <w:pPr>
        <w:numPr>
          <w:ilvl w:val="0"/>
          <w:numId w:val="4"/>
        </w:numPr>
        <w:shd w:val="clear" w:color="auto" w:fill="FFFFFF"/>
        <w:spacing w:after="120" w:line="210" w:lineRule="atLeast"/>
        <w:ind w:left="2880"/>
        <w:rPr>
          <w:rFonts w:ascii="Arial" w:hAnsi="Arial" w:cs="Arial"/>
          <w:color w:val="222222"/>
        </w:rPr>
      </w:pPr>
      <w:r>
        <w:rPr>
          <w:rFonts w:ascii="Arial" w:hAnsi="Arial" w:cs="Arial"/>
          <w:color w:val="222222"/>
        </w:rPr>
        <w:t>Accreditations (clickable logo)</w:t>
      </w:r>
    </w:p>
    <w:p w14:paraId="075F2CC4" w14:textId="77777777" w:rsidR="00012324" w:rsidRPr="008B6A79" w:rsidRDefault="00012324" w:rsidP="00012324">
      <w:pPr>
        <w:shd w:val="clear" w:color="auto" w:fill="FFFFFF"/>
        <w:spacing w:after="120" w:line="210" w:lineRule="atLeast"/>
        <w:ind w:left="2160"/>
        <w:rPr>
          <w:rFonts w:ascii="Arial" w:hAnsi="Arial" w:cs="Arial"/>
          <w:bCs/>
          <w:color w:val="222222"/>
        </w:rPr>
      </w:pPr>
      <w:r w:rsidRPr="008B6A79">
        <w:rPr>
          <w:rFonts w:ascii="Arial" w:hAnsi="Arial" w:cs="Arial"/>
          <w:bCs/>
          <w:color w:val="222222"/>
        </w:rPr>
        <w:t>Contact</w:t>
      </w:r>
      <w:r>
        <w:rPr>
          <w:rFonts w:ascii="Arial" w:hAnsi="Arial" w:cs="Arial"/>
          <w:bCs/>
          <w:color w:val="222222"/>
        </w:rPr>
        <w:t xml:space="preserve"> (each bullet below represented by an icon)</w:t>
      </w:r>
    </w:p>
    <w:p w14:paraId="69451B90" w14:textId="77777777" w:rsidR="00012324" w:rsidRPr="008B6A79" w:rsidRDefault="00012324" w:rsidP="00012324">
      <w:pPr>
        <w:numPr>
          <w:ilvl w:val="0"/>
          <w:numId w:val="4"/>
        </w:numPr>
        <w:shd w:val="clear" w:color="auto" w:fill="FFFFFF"/>
        <w:spacing w:after="120" w:line="210" w:lineRule="atLeast"/>
        <w:ind w:left="2880"/>
        <w:rPr>
          <w:rFonts w:ascii="Arial" w:hAnsi="Arial" w:cs="Arial"/>
          <w:bCs/>
          <w:color w:val="222222"/>
        </w:rPr>
      </w:pPr>
      <w:r w:rsidRPr="008B6A79">
        <w:rPr>
          <w:rFonts w:ascii="Arial" w:hAnsi="Arial" w:cs="Arial"/>
          <w:bCs/>
          <w:color w:val="222222"/>
        </w:rPr>
        <w:t>E-mail</w:t>
      </w:r>
    </w:p>
    <w:p w14:paraId="1B3F64A4" w14:textId="77777777" w:rsidR="00012324" w:rsidRPr="008B6A79" w:rsidRDefault="00012324" w:rsidP="00012324">
      <w:pPr>
        <w:numPr>
          <w:ilvl w:val="0"/>
          <w:numId w:val="4"/>
        </w:numPr>
        <w:shd w:val="clear" w:color="auto" w:fill="FFFFFF"/>
        <w:spacing w:after="120" w:line="210" w:lineRule="atLeast"/>
        <w:ind w:left="2880"/>
        <w:rPr>
          <w:rFonts w:ascii="Arial" w:hAnsi="Arial" w:cs="Arial"/>
          <w:bCs/>
          <w:color w:val="222222"/>
        </w:rPr>
      </w:pPr>
      <w:r w:rsidRPr="008B6A79">
        <w:rPr>
          <w:rFonts w:ascii="Arial" w:hAnsi="Arial" w:cs="Arial"/>
          <w:bCs/>
          <w:color w:val="222222"/>
        </w:rPr>
        <w:t>Phone</w:t>
      </w:r>
    </w:p>
    <w:p w14:paraId="6A04AEAF" w14:textId="77777777" w:rsidR="00012324" w:rsidRPr="008B6A79" w:rsidRDefault="00012324" w:rsidP="00012324">
      <w:pPr>
        <w:numPr>
          <w:ilvl w:val="0"/>
          <w:numId w:val="4"/>
        </w:numPr>
        <w:shd w:val="clear" w:color="auto" w:fill="FFFFFF"/>
        <w:spacing w:after="120" w:line="210" w:lineRule="atLeast"/>
        <w:ind w:left="2880"/>
        <w:rPr>
          <w:rFonts w:ascii="Arial" w:hAnsi="Arial" w:cs="Arial"/>
          <w:bCs/>
          <w:color w:val="222222"/>
        </w:rPr>
      </w:pPr>
      <w:r w:rsidRPr="008B6A79">
        <w:rPr>
          <w:rFonts w:ascii="Arial" w:hAnsi="Arial" w:cs="Arial"/>
          <w:bCs/>
          <w:color w:val="222222"/>
        </w:rPr>
        <w:t>Fax</w:t>
      </w:r>
    </w:p>
    <w:p w14:paraId="50AE57E0" w14:textId="77777777" w:rsidR="00012324" w:rsidRPr="00CD1341" w:rsidRDefault="00012324" w:rsidP="00012324">
      <w:pPr>
        <w:numPr>
          <w:ilvl w:val="0"/>
          <w:numId w:val="4"/>
        </w:numPr>
        <w:shd w:val="clear" w:color="auto" w:fill="FFFFFF"/>
        <w:spacing w:after="120" w:line="210" w:lineRule="atLeast"/>
        <w:ind w:left="2880"/>
        <w:rPr>
          <w:rFonts w:ascii="Arial" w:hAnsi="Arial" w:cs="Arial"/>
          <w:bCs/>
          <w:color w:val="222222"/>
        </w:rPr>
      </w:pPr>
      <w:r>
        <w:rPr>
          <w:rFonts w:ascii="Arial" w:hAnsi="Arial" w:cs="Arial"/>
          <w:bCs/>
          <w:color w:val="222222"/>
        </w:rPr>
        <w:t>Chat now</w:t>
      </w:r>
    </w:p>
    <w:p w14:paraId="4B6E0038" w14:textId="77777777" w:rsidR="00012324" w:rsidRPr="003F6C69" w:rsidRDefault="00012324" w:rsidP="00012324">
      <w:pPr>
        <w:pStyle w:val="ListParagraph"/>
        <w:numPr>
          <w:ilvl w:val="2"/>
          <w:numId w:val="4"/>
        </w:numPr>
        <w:shd w:val="clear" w:color="auto" w:fill="FFFFFF"/>
        <w:spacing w:before="67" w:after="120" w:line="210" w:lineRule="atLeast"/>
        <w:rPr>
          <w:rFonts w:ascii="Times New Roman" w:hAnsi="Times New Roman" w:cs="Times New Roman"/>
          <w:b/>
          <w:i/>
        </w:rPr>
      </w:pPr>
      <w:r>
        <w:rPr>
          <w:rFonts w:ascii="Times New Roman" w:hAnsi="Times New Roman" w:cs="Times New Roman"/>
          <w:i/>
          <w:color w:val="222222"/>
        </w:rPr>
        <w:t>Example:</w:t>
      </w:r>
    </w:p>
    <w:p w14:paraId="560B47FF" w14:textId="77777777" w:rsidR="00012324" w:rsidRDefault="00012324" w:rsidP="00012324">
      <w:pPr>
        <w:shd w:val="clear" w:color="auto" w:fill="FFFFFF"/>
        <w:spacing w:before="67" w:after="120" w:line="210" w:lineRule="atLeast"/>
        <w:ind w:left="2160"/>
        <w:rPr>
          <w:rFonts w:ascii="Arial" w:hAnsi="Arial" w:cs="Arial"/>
          <w:i/>
          <w:color w:val="222222"/>
        </w:rPr>
      </w:pPr>
      <w:r>
        <w:rPr>
          <w:rFonts w:ascii="Arial" w:hAnsi="Arial" w:cs="Arial"/>
          <w:color w:val="222222"/>
        </w:rPr>
        <w:t xml:space="preserve">Christopher </w:t>
      </w:r>
      <w:proofErr w:type="spellStart"/>
      <w:r>
        <w:rPr>
          <w:rFonts w:ascii="Arial" w:hAnsi="Arial" w:cs="Arial"/>
          <w:color w:val="222222"/>
        </w:rPr>
        <w:t>Hussain</w:t>
      </w:r>
      <w:proofErr w:type="spellEnd"/>
      <w:r>
        <w:rPr>
          <w:rFonts w:ascii="Arial" w:hAnsi="Arial" w:cs="Arial"/>
          <w:color w:val="222222"/>
        </w:rPr>
        <w:br/>
      </w:r>
      <w:r w:rsidRPr="00A906BB">
        <w:rPr>
          <w:rFonts w:ascii="Arial" w:hAnsi="Arial" w:cs="Arial"/>
          <w:i/>
          <w:color w:val="222222"/>
        </w:rPr>
        <w:t>Founder, President of Mortgage Operations</w:t>
      </w:r>
    </w:p>
    <w:p w14:paraId="09D5F1CF" w14:textId="77777777" w:rsidR="00012324" w:rsidRPr="00F41E5C" w:rsidRDefault="00012324" w:rsidP="00012324">
      <w:pPr>
        <w:shd w:val="clear" w:color="auto" w:fill="FFFFFF"/>
        <w:spacing w:before="67" w:after="120" w:line="210" w:lineRule="atLeast"/>
        <w:ind w:left="2160"/>
        <w:rPr>
          <w:rFonts w:ascii="Arial" w:hAnsi="Arial" w:cs="Arial"/>
          <w:i/>
          <w:color w:val="222222"/>
        </w:rPr>
      </w:pPr>
      <w:r>
        <w:rPr>
          <w:rFonts w:ascii="Arial" w:hAnsi="Arial" w:cs="Arial"/>
          <w:color w:val="222222"/>
        </w:rPr>
        <w:t>Branch: San Francisco</w:t>
      </w:r>
    </w:p>
    <w:p w14:paraId="6FAA4273" w14:textId="77777777" w:rsidR="00012324" w:rsidRPr="007E48E7" w:rsidRDefault="00012324" w:rsidP="00012324">
      <w:pPr>
        <w:numPr>
          <w:ilvl w:val="0"/>
          <w:numId w:val="4"/>
        </w:numPr>
        <w:shd w:val="clear" w:color="auto" w:fill="FFFFFF"/>
        <w:spacing w:after="120" w:line="210" w:lineRule="atLeast"/>
        <w:ind w:left="2880"/>
        <w:rPr>
          <w:rFonts w:ascii="Arial" w:hAnsi="Arial" w:cs="Arial"/>
          <w:color w:val="222222"/>
        </w:rPr>
      </w:pPr>
      <w:r w:rsidRPr="007E48E7">
        <w:rPr>
          <w:rFonts w:ascii="Arial" w:hAnsi="Arial" w:cs="Arial"/>
          <w:bCs/>
          <w:color w:val="222222"/>
        </w:rPr>
        <w:t xml:space="preserve">#1 Mortgage Originator in US </w:t>
      </w:r>
      <w:r>
        <w:rPr>
          <w:rFonts w:ascii="Arial" w:hAnsi="Arial" w:cs="Arial"/>
          <w:bCs/>
          <w:color w:val="222222"/>
        </w:rPr>
        <w:t>in 2010, 2011</w:t>
      </w:r>
    </w:p>
    <w:p w14:paraId="71C43514" w14:textId="77777777" w:rsidR="00012324" w:rsidRPr="007E48E7" w:rsidRDefault="00012324" w:rsidP="00012324">
      <w:pPr>
        <w:numPr>
          <w:ilvl w:val="0"/>
          <w:numId w:val="4"/>
        </w:numPr>
        <w:shd w:val="clear" w:color="auto" w:fill="FFFFFF"/>
        <w:spacing w:after="120" w:line="210" w:lineRule="atLeast"/>
        <w:ind w:left="2880"/>
        <w:rPr>
          <w:rFonts w:ascii="Arial" w:hAnsi="Arial" w:cs="Arial"/>
          <w:color w:val="222222"/>
        </w:rPr>
      </w:pPr>
      <w:r>
        <w:rPr>
          <w:rFonts w:ascii="Arial" w:hAnsi="Arial" w:cs="Arial"/>
          <w:bCs/>
          <w:color w:val="222222"/>
        </w:rPr>
        <w:t>Personally</w:t>
      </w:r>
      <w:r w:rsidRPr="007E48E7">
        <w:rPr>
          <w:rFonts w:ascii="Arial" w:hAnsi="Arial" w:cs="Arial"/>
          <w:bCs/>
          <w:color w:val="222222"/>
        </w:rPr>
        <w:t xml:space="preserve"> originated $1+ billion in mortgages</w:t>
      </w:r>
      <w:r>
        <w:rPr>
          <w:rFonts w:ascii="Arial" w:hAnsi="Arial" w:cs="Arial"/>
          <w:bCs/>
          <w:color w:val="222222"/>
        </w:rPr>
        <w:t xml:space="preserve"> </w:t>
      </w:r>
    </w:p>
    <w:p w14:paraId="0F35317C" w14:textId="77777777" w:rsidR="00012324" w:rsidRPr="007E48E7" w:rsidRDefault="00012324" w:rsidP="00012324">
      <w:pPr>
        <w:numPr>
          <w:ilvl w:val="0"/>
          <w:numId w:val="4"/>
        </w:numPr>
        <w:shd w:val="clear" w:color="auto" w:fill="FFFFFF"/>
        <w:spacing w:after="120" w:line="210" w:lineRule="atLeast"/>
        <w:ind w:left="2880"/>
        <w:rPr>
          <w:rFonts w:ascii="Arial" w:hAnsi="Arial" w:cs="Arial"/>
          <w:color w:val="222222"/>
        </w:rPr>
      </w:pPr>
      <w:r w:rsidRPr="007E48E7">
        <w:rPr>
          <w:rFonts w:ascii="Arial" w:hAnsi="Arial" w:cs="Arial"/>
          <w:color w:val="222222"/>
        </w:rPr>
        <w:t xml:space="preserve">More than </w:t>
      </w:r>
      <w:r w:rsidRPr="007E48E7">
        <w:rPr>
          <w:rFonts w:ascii="Arial" w:hAnsi="Arial" w:cs="Arial"/>
          <w:bCs/>
          <w:color w:val="222222"/>
        </w:rPr>
        <w:t>10 years expertise in mortgage lending</w:t>
      </w:r>
    </w:p>
    <w:p w14:paraId="06B82736" w14:textId="77777777" w:rsidR="00012324" w:rsidRPr="007E48E7" w:rsidRDefault="00012324" w:rsidP="00012324">
      <w:pPr>
        <w:numPr>
          <w:ilvl w:val="0"/>
          <w:numId w:val="4"/>
        </w:numPr>
        <w:shd w:val="clear" w:color="auto" w:fill="FFFFFF"/>
        <w:spacing w:after="120" w:line="210" w:lineRule="atLeast"/>
        <w:ind w:left="2880"/>
        <w:rPr>
          <w:rFonts w:ascii="Arial" w:hAnsi="Arial" w:cs="Arial"/>
          <w:color w:val="222222"/>
        </w:rPr>
      </w:pPr>
      <w:r w:rsidRPr="007E48E7">
        <w:rPr>
          <w:rFonts w:ascii="Arial" w:hAnsi="Arial" w:cs="Arial"/>
          <w:color w:val="222222"/>
        </w:rPr>
        <w:t>B.S</w:t>
      </w:r>
      <w:r>
        <w:rPr>
          <w:rFonts w:ascii="Arial" w:hAnsi="Arial" w:cs="Arial"/>
          <w:color w:val="222222"/>
        </w:rPr>
        <w:t>.</w:t>
      </w:r>
      <w:r w:rsidRPr="007E48E7">
        <w:rPr>
          <w:rFonts w:ascii="Arial" w:hAnsi="Arial" w:cs="Arial"/>
          <w:color w:val="222222"/>
        </w:rPr>
        <w:t xml:space="preserve"> in Managerial Economics</w:t>
      </w:r>
      <w:r>
        <w:rPr>
          <w:rFonts w:ascii="Arial" w:hAnsi="Arial" w:cs="Arial"/>
          <w:color w:val="222222"/>
        </w:rPr>
        <w:t>,</w:t>
      </w:r>
      <w:r w:rsidRPr="007E48E7">
        <w:rPr>
          <w:rFonts w:ascii="Arial" w:hAnsi="Arial" w:cs="Arial"/>
          <w:color w:val="222222"/>
        </w:rPr>
        <w:t xml:space="preserve"> UC Davis</w:t>
      </w:r>
    </w:p>
    <w:p w14:paraId="61C4E8D4" w14:textId="77777777" w:rsidR="00012324" w:rsidRDefault="00012324" w:rsidP="00012324">
      <w:pPr>
        <w:numPr>
          <w:ilvl w:val="0"/>
          <w:numId w:val="4"/>
        </w:numPr>
        <w:shd w:val="clear" w:color="auto" w:fill="FFFFFF"/>
        <w:spacing w:after="120" w:line="210" w:lineRule="atLeast"/>
        <w:ind w:left="2880"/>
        <w:rPr>
          <w:rFonts w:ascii="Arial" w:hAnsi="Arial" w:cs="Arial"/>
          <w:color w:val="222222"/>
        </w:rPr>
      </w:pPr>
      <w:r w:rsidRPr="007E48E7">
        <w:rPr>
          <w:rFonts w:ascii="Arial" w:hAnsi="Arial" w:cs="Arial"/>
          <w:color w:val="222222"/>
        </w:rPr>
        <w:t>Master Taekwondo instructor, rare craft beer collector</w:t>
      </w:r>
    </w:p>
    <w:p w14:paraId="5A24FF48" w14:textId="77777777" w:rsidR="00012324" w:rsidRPr="00F41E5C" w:rsidRDefault="00012324" w:rsidP="00012324">
      <w:pPr>
        <w:numPr>
          <w:ilvl w:val="0"/>
          <w:numId w:val="4"/>
        </w:numPr>
        <w:shd w:val="clear" w:color="auto" w:fill="FFFFFF"/>
        <w:spacing w:after="120" w:line="210" w:lineRule="atLeast"/>
        <w:ind w:left="2880"/>
        <w:rPr>
          <w:rFonts w:ascii="Arial" w:hAnsi="Arial" w:cs="Arial"/>
          <w:color w:val="222222"/>
        </w:rPr>
      </w:pPr>
      <w:r>
        <w:rPr>
          <w:rFonts w:ascii="Arial" w:hAnsi="Arial" w:cs="Arial"/>
          <w:i/>
          <w:noProof/>
          <w:color w:val="222222"/>
        </w:rPr>
        <w:drawing>
          <wp:inline distT="0" distB="0" distL="0" distR="0" wp14:anchorId="306EE5E3" wp14:editId="2976154D">
            <wp:extent cx="481106" cy="361070"/>
            <wp:effectExtent l="0" t="0" r="190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481106" cy="361070"/>
                    </a:xfrm>
                    <a:prstGeom prst="rect">
                      <a:avLst/>
                    </a:prstGeom>
                    <a:noFill/>
                    <a:ln>
                      <a:noFill/>
                    </a:ln>
                  </pic:spPr>
                </pic:pic>
              </a:graphicData>
            </a:graphic>
          </wp:inline>
        </w:drawing>
      </w:r>
      <w:hyperlink r:id="rId36" w:history="1">
        <w:r w:rsidRPr="00F41E5C">
          <w:rPr>
            <w:rStyle w:val="Hyperlink"/>
            <w:rFonts w:ascii="Arial" w:hAnsi="Arial" w:cs="Arial"/>
            <w:i/>
          </w:rPr>
          <w:t>238742</w:t>
        </w:r>
      </w:hyperlink>
      <w:r>
        <w:rPr>
          <w:rFonts w:ascii="Arial" w:hAnsi="Arial" w:cs="Arial"/>
          <w:i/>
          <w:color w:val="222222"/>
        </w:rPr>
        <w:t xml:space="preserve"> </w:t>
      </w:r>
      <w:r>
        <w:rPr>
          <w:rFonts w:ascii="Arial" w:hAnsi="Arial" w:cs="Arial"/>
          <w:i/>
          <w:noProof/>
          <w:color w:val="222222"/>
        </w:rPr>
        <w:drawing>
          <wp:inline distT="0" distB="0" distL="0" distR="0" wp14:anchorId="321BEAAA" wp14:editId="74063E5E">
            <wp:extent cx="525145" cy="436117"/>
            <wp:effectExtent l="0" t="0" r="825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26360" cy="437126"/>
                    </a:xfrm>
                    <a:prstGeom prst="rect">
                      <a:avLst/>
                    </a:prstGeom>
                    <a:noFill/>
                    <a:ln>
                      <a:noFill/>
                    </a:ln>
                    <a:extLst>
                      <a:ext uri="{53640926-AAD7-44D8-BBD7-CCE9431645EC}">
                        <a14:shadowObscured xmlns:a14="http://schemas.microsoft.com/office/drawing/2010/main"/>
                      </a:ext>
                    </a:extLst>
                  </pic:spPr>
                </pic:pic>
              </a:graphicData>
            </a:graphic>
          </wp:inline>
        </w:drawing>
      </w:r>
      <w:r w:rsidRPr="00F41E5C">
        <w:rPr>
          <w:rFonts w:ascii="Arial" w:hAnsi="Arial" w:cs="Arial"/>
          <w:i/>
          <w:color w:val="222222"/>
        </w:rPr>
        <w:t xml:space="preserve"> </w:t>
      </w:r>
      <w:hyperlink r:id="rId38" w:history="1">
        <w:r w:rsidRPr="00F41E5C">
          <w:rPr>
            <w:rStyle w:val="Hyperlink"/>
            <w:rFonts w:ascii="Arial" w:hAnsi="Arial" w:cs="Arial"/>
            <w:i/>
          </w:rPr>
          <w:t>01781678</w:t>
        </w:r>
      </w:hyperlink>
    </w:p>
    <w:p w14:paraId="58624712" w14:textId="77777777" w:rsidR="00012324" w:rsidRDefault="00012324" w:rsidP="00012324">
      <w:pPr>
        <w:shd w:val="clear" w:color="auto" w:fill="FFFFFF"/>
        <w:spacing w:after="120" w:line="210" w:lineRule="atLeast"/>
        <w:ind w:left="2160"/>
        <w:rPr>
          <w:rFonts w:ascii="Arial" w:hAnsi="Arial" w:cs="Arial"/>
          <w:color w:val="222222"/>
        </w:rPr>
      </w:pPr>
      <w:r>
        <w:rPr>
          <w:rFonts w:ascii="Arial" w:hAnsi="Arial" w:cs="Arial"/>
          <w:color w:val="222222"/>
        </w:rPr>
        <w:t>Contact:</w:t>
      </w:r>
    </w:p>
    <w:p w14:paraId="4D4D562E" w14:textId="77777777" w:rsidR="00012324" w:rsidRPr="00F41E5C" w:rsidRDefault="00012324" w:rsidP="00012324">
      <w:pPr>
        <w:numPr>
          <w:ilvl w:val="0"/>
          <w:numId w:val="4"/>
        </w:numPr>
        <w:shd w:val="clear" w:color="auto" w:fill="FFFFFF"/>
        <w:spacing w:after="120" w:line="210" w:lineRule="atLeast"/>
        <w:ind w:left="2880"/>
        <w:rPr>
          <w:rFonts w:ascii="Arial" w:hAnsi="Arial" w:cs="Arial"/>
          <w:bCs/>
          <w:color w:val="222222"/>
        </w:rPr>
      </w:pPr>
      <w:r w:rsidRPr="00F41E5C">
        <w:rPr>
          <w:rFonts w:ascii="Arial" w:hAnsi="Arial" w:cs="Arial"/>
          <w:bCs/>
          <w:color w:val="222222"/>
        </w:rPr>
        <w:t xml:space="preserve">E-mail: </w:t>
      </w:r>
      <w:hyperlink r:id="rId39" w:history="1">
        <w:r w:rsidRPr="00F41E5C">
          <w:rPr>
            <w:bCs/>
            <w:color w:val="222222"/>
          </w:rPr>
          <w:t>Christopher@sindeo.com</w:t>
        </w:r>
      </w:hyperlink>
    </w:p>
    <w:p w14:paraId="2AEFF7FB" w14:textId="77777777" w:rsidR="00012324" w:rsidRPr="00F41E5C" w:rsidRDefault="00012324" w:rsidP="00012324">
      <w:pPr>
        <w:numPr>
          <w:ilvl w:val="0"/>
          <w:numId w:val="4"/>
        </w:numPr>
        <w:shd w:val="clear" w:color="auto" w:fill="FFFFFF"/>
        <w:spacing w:after="120" w:line="210" w:lineRule="atLeast"/>
        <w:ind w:left="2880"/>
        <w:rPr>
          <w:rFonts w:ascii="Arial" w:hAnsi="Arial" w:cs="Arial"/>
          <w:bCs/>
          <w:color w:val="222222"/>
        </w:rPr>
      </w:pPr>
      <w:r w:rsidRPr="00F41E5C">
        <w:rPr>
          <w:rFonts w:ascii="Arial" w:hAnsi="Arial" w:cs="Arial"/>
          <w:bCs/>
          <w:color w:val="222222"/>
        </w:rPr>
        <w:t>Phone: 415-990-8190</w:t>
      </w:r>
    </w:p>
    <w:p w14:paraId="530926C8" w14:textId="77777777" w:rsidR="00012324" w:rsidRPr="00F41E5C" w:rsidRDefault="00012324" w:rsidP="00012324">
      <w:pPr>
        <w:numPr>
          <w:ilvl w:val="0"/>
          <w:numId w:val="4"/>
        </w:numPr>
        <w:shd w:val="clear" w:color="auto" w:fill="FFFFFF"/>
        <w:spacing w:after="120" w:line="210" w:lineRule="atLeast"/>
        <w:ind w:left="2880"/>
        <w:rPr>
          <w:rFonts w:ascii="Arial" w:hAnsi="Arial" w:cs="Arial"/>
          <w:bCs/>
          <w:color w:val="222222"/>
        </w:rPr>
      </w:pPr>
      <w:r w:rsidRPr="00F41E5C">
        <w:rPr>
          <w:rFonts w:ascii="Arial" w:hAnsi="Arial" w:cs="Arial"/>
          <w:bCs/>
          <w:color w:val="222222"/>
        </w:rPr>
        <w:t>Fax: 1-800-810-6575</w:t>
      </w:r>
    </w:p>
    <w:p w14:paraId="2121B541" w14:textId="77777777" w:rsidR="00012324" w:rsidRPr="00CD1341" w:rsidRDefault="00012324" w:rsidP="00012324">
      <w:pPr>
        <w:numPr>
          <w:ilvl w:val="0"/>
          <w:numId w:val="4"/>
        </w:numPr>
        <w:shd w:val="clear" w:color="auto" w:fill="FFFFFF"/>
        <w:spacing w:after="120" w:line="210" w:lineRule="atLeast"/>
        <w:ind w:left="2880"/>
        <w:rPr>
          <w:rFonts w:ascii="Arial" w:hAnsi="Arial" w:cs="Arial"/>
          <w:bCs/>
          <w:color w:val="222222"/>
        </w:rPr>
      </w:pPr>
      <w:r w:rsidRPr="00F41E5C">
        <w:rPr>
          <w:rFonts w:ascii="Arial" w:hAnsi="Arial" w:cs="Arial"/>
          <w:bCs/>
          <w:color w:val="222222"/>
        </w:rPr>
        <w:t>Chat now</w:t>
      </w:r>
    </w:p>
    <w:p w14:paraId="253335FD" w14:textId="77777777" w:rsidR="00012324" w:rsidRDefault="00012324" w:rsidP="00012324">
      <w:pPr>
        <w:pStyle w:val="ListParagraph"/>
        <w:shd w:val="clear" w:color="auto" w:fill="FFFFFF"/>
        <w:spacing w:before="67" w:after="120" w:line="210" w:lineRule="atLeast"/>
        <w:ind w:left="1440"/>
        <w:rPr>
          <w:rFonts w:ascii="Times New Roman" w:hAnsi="Times New Roman" w:cs="Times New Roman"/>
          <w:b/>
          <w:color w:val="222222"/>
        </w:rPr>
      </w:pPr>
    </w:p>
    <w:p w14:paraId="38AAE74E" w14:textId="77777777" w:rsidR="00012324" w:rsidRPr="00AD7045" w:rsidRDefault="00012324" w:rsidP="00012324">
      <w:pPr>
        <w:pStyle w:val="ListParagraph"/>
        <w:numPr>
          <w:ilvl w:val="1"/>
          <w:numId w:val="4"/>
        </w:numPr>
        <w:shd w:val="clear" w:color="auto" w:fill="FFFFFF"/>
        <w:spacing w:before="67" w:after="120" w:line="210" w:lineRule="atLeast"/>
        <w:rPr>
          <w:rFonts w:ascii="Times New Roman" w:hAnsi="Times New Roman" w:cs="Times New Roman"/>
          <w:b/>
          <w:color w:val="222222"/>
        </w:rPr>
      </w:pPr>
      <w:r w:rsidRPr="00AD7045">
        <w:rPr>
          <w:rFonts w:ascii="Times New Roman" w:hAnsi="Times New Roman" w:cs="Times New Roman"/>
          <w:b/>
          <w:color w:val="222222"/>
        </w:rPr>
        <w:lastRenderedPageBreak/>
        <w:t>Reference:</w:t>
      </w:r>
    </w:p>
    <w:p w14:paraId="0F785E40" w14:textId="77777777" w:rsidR="00012324" w:rsidRPr="00F30235" w:rsidRDefault="00012324" w:rsidP="00012324">
      <w:pPr>
        <w:shd w:val="clear" w:color="auto" w:fill="FFFFFF"/>
        <w:spacing w:before="67" w:after="120" w:line="210" w:lineRule="atLeast"/>
        <w:ind w:left="360"/>
        <w:rPr>
          <w:rFonts w:ascii="Times New Roman" w:hAnsi="Times New Roman" w:cs="Times New Roman"/>
          <w:color w:val="222222"/>
        </w:rPr>
      </w:pPr>
      <w:r w:rsidRPr="00F30235">
        <w:rPr>
          <w:rFonts w:ascii="Times New Roman" w:hAnsi="Times New Roman" w:cs="Times New Roman"/>
          <w:noProof/>
        </w:rPr>
        <w:drawing>
          <wp:inline distT="0" distB="0" distL="0" distR="0" wp14:anchorId="2E938859" wp14:editId="6CE27CE5">
            <wp:extent cx="5485750" cy="297628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486400" cy="2976634"/>
                    </a:xfrm>
                    <a:prstGeom prst="rect">
                      <a:avLst/>
                    </a:prstGeom>
                    <a:noFill/>
                    <a:ln>
                      <a:noFill/>
                    </a:ln>
                    <a:extLst>
                      <a:ext uri="{53640926-AAD7-44D8-BBD7-CCE9431645EC}">
                        <a14:shadowObscured xmlns:a14="http://schemas.microsoft.com/office/drawing/2010/main"/>
                      </a:ext>
                    </a:extLst>
                  </pic:spPr>
                </pic:pic>
              </a:graphicData>
            </a:graphic>
          </wp:inline>
        </w:drawing>
      </w:r>
    </w:p>
    <w:p w14:paraId="17C47899" w14:textId="77777777" w:rsidR="00012324" w:rsidRPr="00F30235" w:rsidRDefault="00012324" w:rsidP="00012324">
      <w:pPr>
        <w:shd w:val="clear" w:color="auto" w:fill="FFFFFF"/>
        <w:spacing w:before="67" w:after="120" w:line="210" w:lineRule="atLeast"/>
        <w:ind w:left="360"/>
        <w:rPr>
          <w:rFonts w:ascii="Times New Roman" w:hAnsi="Times New Roman" w:cs="Times New Roman"/>
          <w:color w:val="222222"/>
        </w:rPr>
      </w:pPr>
      <w:r w:rsidRPr="00F30235">
        <w:rPr>
          <w:rFonts w:ascii="Times New Roman" w:hAnsi="Times New Roman" w:cs="Times New Roman"/>
          <w:color w:val="222222"/>
        </w:rPr>
        <w:t>https://moneypark.ch/en/what-is-moneypark/</w:t>
      </w:r>
    </w:p>
    <w:p w14:paraId="675333A9" w14:textId="77777777" w:rsidR="00012324" w:rsidRPr="009F7A7E" w:rsidRDefault="00012324" w:rsidP="00012324">
      <w:pPr>
        <w:widowControl w:val="0"/>
        <w:autoSpaceDE w:val="0"/>
        <w:autoSpaceDN w:val="0"/>
        <w:adjustRightInd w:val="0"/>
        <w:rPr>
          <w:rFonts w:ascii="Times New Roman" w:hAnsi="Times New Roman" w:cs="Times New Roman"/>
        </w:rPr>
      </w:pPr>
    </w:p>
    <w:p w14:paraId="7DF1CF6E" w14:textId="77777777" w:rsidR="00012324" w:rsidRPr="00F30235" w:rsidRDefault="00012324" w:rsidP="00012324">
      <w:pPr>
        <w:pStyle w:val="ListParagraph"/>
        <w:rPr>
          <w:rFonts w:ascii="Times New Roman" w:hAnsi="Times New Roman" w:cs="Times New Roman"/>
          <w:b/>
        </w:rPr>
      </w:pPr>
    </w:p>
    <w:p w14:paraId="40AFA486" w14:textId="4C71CDC1" w:rsidR="00012324" w:rsidRPr="00F30235" w:rsidRDefault="00012324" w:rsidP="00012324">
      <w:pPr>
        <w:pStyle w:val="ListParagraph"/>
        <w:widowControl w:val="0"/>
        <w:numPr>
          <w:ilvl w:val="0"/>
          <w:numId w:val="4"/>
        </w:numPr>
        <w:autoSpaceDE w:val="0"/>
        <w:autoSpaceDN w:val="0"/>
        <w:adjustRightInd w:val="0"/>
        <w:rPr>
          <w:rFonts w:ascii="Times New Roman" w:hAnsi="Times New Roman" w:cs="Times New Roman"/>
          <w:b/>
        </w:rPr>
      </w:pPr>
      <w:del w:id="593" w:author="Ori Y Zohar" w:date="2013-11-07T10:48:00Z">
        <w:r w:rsidDel="005B664D">
          <w:rPr>
            <w:rFonts w:ascii="Times New Roman" w:hAnsi="Times New Roman" w:cs="Times New Roman"/>
            <w:b/>
          </w:rPr>
          <w:delText xml:space="preserve">Third </w:delText>
        </w:r>
      </w:del>
      <w:ins w:id="594" w:author="Ori Y Zohar" w:date="2013-11-07T10:48:00Z">
        <w:r w:rsidR="005B664D">
          <w:rPr>
            <w:rFonts w:ascii="Times New Roman" w:hAnsi="Times New Roman" w:cs="Times New Roman"/>
            <w:b/>
          </w:rPr>
          <w:t xml:space="preserve">Fourth </w:t>
        </w:r>
      </w:ins>
      <w:r>
        <w:rPr>
          <w:rFonts w:ascii="Times New Roman" w:hAnsi="Times New Roman" w:cs="Times New Roman"/>
          <w:b/>
        </w:rPr>
        <w:t>Module</w:t>
      </w:r>
      <w:r w:rsidRPr="00F30235">
        <w:rPr>
          <w:rFonts w:ascii="Times New Roman" w:hAnsi="Times New Roman" w:cs="Times New Roman"/>
          <w:b/>
        </w:rPr>
        <w:t xml:space="preserve">: </w:t>
      </w:r>
      <w:r>
        <w:rPr>
          <w:rFonts w:ascii="Times New Roman" w:hAnsi="Times New Roman" w:cs="Times New Roman"/>
          <w:b/>
        </w:rPr>
        <w:t>Leadership Team</w:t>
      </w:r>
    </w:p>
    <w:p w14:paraId="2D47825F" w14:textId="77777777" w:rsidR="00012324" w:rsidRPr="00F30235" w:rsidRDefault="00012324" w:rsidP="00012324">
      <w:pPr>
        <w:pStyle w:val="ListParagraph"/>
        <w:widowControl w:val="0"/>
        <w:numPr>
          <w:ilvl w:val="1"/>
          <w:numId w:val="4"/>
        </w:numPr>
        <w:autoSpaceDE w:val="0"/>
        <w:autoSpaceDN w:val="0"/>
        <w:adjustRightInd w:val="0"/>
        <w:rPr>
          <w:rFonts w:ascii="Times New Roman" w:hAnsi="Times New Roman" w:cs="Times New Roman"/>
        </w:rPr>
      </w:pPr>
      <w:r w:rsidRPr="00F30235">
        <w:rPr>
          <w:rFonts w:ascii="Times New Roman" w:hAnsi="Times New Roman" w:cs="Times New Roman"/>
          <w:b/>
        </w:rPr>
        <w:t>Header:</w:t>
      </w:r>
      <w:r w:rsidRPr="00F30235">
        <w:rPr>
          <w:rFonts w:ascii="Times New Roman" w:hAnsi="Times New Roman" w:cs="Times New Roman"/>
        </w:rPr>
        <w:t xml:space="preserve"> </w:t>
      </w:r>
      <w:r>
        <w:rPr>
          <w:rFonts w:ascii="Times New Roman" w:hAnsi="Times New Roman" w:cs="Times New Roman"/>
        </w:rPr>
        <w:t>Leadership Team</w:t>
      </w:r>
    </w:p>
    <w:p w14:paraId="2B613A40" w14:textId="77777777" w:rsidR="00012324" w:rsidRDefault="00012324" w:rsidP="00012324">
      <w:pPr>
        <w:pStyle w:val="ListParagraph"/>
        <w:numPr>
          <w:ilvl w:val="1"/>
          <w:numId w:val="4"/>
        </w:numPr>
        <w:shd w:val="clear" w:color="auto" w:fill="FFFFFF"/>
        <w:spacing w:before="67" w:after="120" w:line="210" w:lineRule="atLeast"/>
        <w:rPr>
          <w:rFonts w:ascii="Times New Roman" w:hAnsi="Times New Roman" w:cs="Times New Roman"/>
        </w:rPr>
      </w:pPr>
      <w:r w:rsidRPr="00F30235">
        <w:rPr>
          <w:rFonts w:ascii="Times New Roman" w:hAnsi="Times New Roman" w:cs="Times New Roman"/>
          <w:b/>
          <w:color w:val="222222"/>
        </w:rPr>
        <w:t>Sub-head:</w:t>
      </w:r>
      <w:r>
        <w:rPr>
          <w:rFonts w:ascii="Times New Roman" w:hAnsi="Times New Roman" w:cs="Times New Roman"/>
          <w:color w:val="222222"/>
        </w:rPr>
        <w:t xml:space="preserve"> </w:t>
      </w:r>
      <w:r>
        <w:rPr>
          <w:rFonts w:ascii="Times New Roman" w:hAnsi="Times New Roman" w:cs="Times New Roman"/>
        </w:rPr>
        <w:t>Meet the team that launched this enterprise</w:t>
      </w:r>
    </w:p>
    <w:p w14:paraId="4C046485" w14:textId="77777777" w:rsidR="00012324" w:rsidRPr="003F6C69" w:rsidRDefault="00012324" w:rsidP="00012324">
      <w:pPr>
        <w:pStyle w:val="ListParagraph"/>
        <w:numPr>
          <w:ilvl w:val="1"/>
          <w:numId w:val="4"/>
        </w:numPr>
        <w:shd w:val="clear" w:color="auto" w:fill="FFFFFF"/>
        <w:spacing w:before="67" w:after="120" w:line="210" w:lineRule="atLeast"/>
        <w:rPr>
          <w:rFonts w:ascii="Times New Roman" w:hAnsi="Times New Roman" w:cs="Times New Roman"/>
          <w:b/>
          <w:i/>
        </w:rPr>
      </w:pPr>
      <w:r>
        <w:rPr>
          <w:rFonts w:ascii="Times New Roman" w:hAnsi="Times New Roman" w:cs="Times New Roman"/>
          <w:b/>
          <w:color w:val="222222"/>
        </w:rPr>
        <w:t>Founder</w:t>
      </w:r>
      <w:r w:rsidRPr="00AD7045">
        <w:rPr>
          <w:rFonts w:ascii="Times New Roman" w:hAnsi="Times New Roman" w:cs="Times New Roman"/>
          <w:b/>
          <w:color w:val="222222"/>
        </w:rPr>
        <w:t xml:space="preserve"> Module: </w:t>
      </w:r>
    </w:p>
    <w:p w14:paraId="5F910FCA" w14:textId="77777777" w:rsidR="00012324" w:rsidRDefault="00012324" w:rsidP="00012324">
      <w:pPr>
        <w:shd w:val="clear" w:color="auto" w:fill="FFFFFF"/>
        <w:spacing w:before="67" w:after="120" w:line="210" w:lineRule="atLeast"/>
        <w:ind w:left="1800"/>
        <w:rPr>
          <w:rFonts w:ascii="Arial" w:hAnsi="Arial" w:cs="Arial"/>
          <w:color w:val="222222"/>
        </w:rPr>
      </w:pPr>
      <w:r>
        <w:rPr>
          <w:rFonts w:ascii="Arial" w:hAnsi="Arial" w:cs="Arial"/>
          <w:color w:val="222222"/>
        </w:rPr>
        <w:t>Nick Stamos</w:t>
      </w:r>
      <w:r>
        <w:rPr>
          <w:rFonts w:ascii="Arial" w:hAnsi="Arial" w:cs="Arial"/>
          <w:color w:val="222222"/>
        </w:rPr>
        <w:br/>
      </w:r>
      <w:r w:rsidRPr="00A906BB">
        <w:rPr>
          <w:rFonts w:ascii="Arial" w:hAnsi="Arial" w:cs="Arial"/>
          <w:i/>
          <w:color w:val="222222"/>
        </w:rPr>
        <w:t>Founder, CEO</w:t>
      </w:r>
    </w:p>
    <w:p w14:paraId="5B17B18A" w14:textId="77777777" w:rsidR="00012324" w:rsidRPr="0029304C" w:rsidRDefault="00012324" w:rsidP="00012324">
      <w:pPr>
        <w:numPr>
          <w:ilvl w:val="0"/>
          <w:numId w:val="10"/>
        </w:numPr>
        <w:shd w:val="clear" w:color="auto" w:fill="FFFFFF"/>
        <w:tabs>
          <w:tab w:val="clear" w:pos="720"/>
          <w:tab w:val="num" w:pos="2520"/>
        </w:tabs>
        <w:spacing w:before="67" w:after="120" w:line="210" w:lineRule="atLeast"/>
        <w:ind w:left="2520"/>
        <w:rPr>
          <w:rFonts w:ascii="Arial" w:hAnsi="Arial" w:cs="Arial"/>
          <w:color w:val="222222"/>
        </w:rPr>
      </w:pPr>
      <w:r w:rsidRPr="0029304C">
        <w:rPr>
          <w:rFonts w:ascii="Arial" w:hAnsi="Arial" w:cs="Arial"/>
          <w:color w:val="222222"/>
        </w:rPr>
        <w:t>Successful entrepreneur in the mobile information space</w:t>
      </w:r>
    </w:p>
    <w:p w14:paraId="3702F052" w14:textId="77777777" w:rsidR="00012324" w:rsidRDefault="00012324" w:rsidP="00012324">
      <w:pPr>
        <w:numPr>
          <w:ilvl w:val="0"/>
          <w:numId w:val="10"/>
        </w:numPr>
        <w:shd w:val="clear" w:color="auto" w:fill="FFFFFF"/>
        <w:tabs>
          <w:tab w:val="clear" w:pos="720"/>
          <w:tab w:val="num" w:pos="2520"/>
        </w:tabs>
        <w:spacing w:before="67" w:after="120" w:line="210" w:lineRule="atLeast"/>
        <w:ind w:left="2520"/>
        <w:rPr>
          <w:rFonts w:ascii="Arial" w:hAnsi="Arial" w:cs="Arial"/>
          <w:color w:val="222222"/>
        </w:rPr>
      </w:pPr>
      <w:r w:rsidRPr="0029304C">
        <w:rPr>
          <w:rFonts w:ascii="Arial" w:hAnsi="Arial" w:cs="Arial"/>
          <w:bCs/>
          <w:color w:val="222222"/>
        </w:rPr>
        <w:t>Managed global s</w:t>
      </w:r>
      <w:r>
        <w:rPr>
          <w:rFonts w:ascii="Arial" w:hAnsi="Arial" w:cs="Arial"/>
          <w:bCs/>
          <w:color w:val="222222"/>
        </w:rPr>
        <w:t>trategy, partnerships, and M&amp;A at Nielsen</w:t>
      </w:r>
    </w:p>
    <w:p w14:paraId="06CA56EE" w14:textId="77777777" w:rsidR="00012324" w:rsidRDefault="00012324" w:rsidP="00012324">
      <w:pPr>
        <w:numPr>
          <w:ilvl w:val="0"/>
          <w:numId w:val="10"/>
        </w:numPr>
        <w:shd w:val="clear" w:color="auto" w:fill="FFFFFF"/>
        <w:tabs>
          <w:tab w:val="clear" w:pos="720"/>
          <w:tab w:val="num" w:pos="2520"/>
        </w:tabs>
        <w:spacing w:before="67" w:after="120" w:line="210" w:lineRule="atLeast"/>
        <w:ind w:left="2520"/>
        <w:rPr>
          <w:rFonts w:ascii="Arial" w:hAnsi="Arial" w:cs="Arial"/>
          <w:color w:val="222222"/>
        </w:rPr>
      </w:pPr>
      <w:r w:rsidRPr="0029304C">
        <w:rPr>
          <w:rFonts w:ascii="Arial" w:hAnsi="Arial" w:cs="Arial"/>
          <w:bCs/>
          <w:color w:val="222222"/>
        </w:rPr>
        <w:t xml:space="preserve">Consultant for </w:t>
      </w:r>
      <w:proofErr w:type="spellStart"/>
      <w:r w:rsidRPr="0029304C">
        <w:rPr>
          <w:rFonts w:ascii="Arial" w:hAnsi="Arial" w:cs="Arial"/>
          <w:bCs/>
          <w:color w:val="222222"/>
        </w:rPr>
        <w:t>Swander</w:t>
      </w:r>
      <w:proofErr w:type="spellEnd"/>
      <w:r w:rsidRPr="0029304C">
        <w:rPr>
          <w:rFonts w:ascii="Arial" w:hAnsi="Arial" w:cs="Arial"/>
          <w:bCs/>
          <w:color w:val="222222"/>
        </w:rPr>
        <w:t xml:space="preserve">, Pace &amp; Company </w:t>
      </w:r>
    </w:p>
    <w:p w14:paraId="1B759379" w14:textId="77777777" w:rsidR="00012324" w:rsidRDefault="00012324" w:rsidP="00012324">
      <w:pPr>
        <w:numPr>
          <w:ilvl w:val="0"/>
          <w:numId w:val="10"/>
        </w:numPr>
        <w:shd w:val="clear" w:color="auto" w:fill="FFFFFF"/>
        <w:tabs>
          <w:tab w:val="clear" w:pos="720"/>
          <w:tab w:val="num" w:pos="2520"/>
        </w:tabs>
        <w:spacing w:before="67" w:after="120" w:line="210" w:lineRule="atLeast"/>
        <w:ind w:left="2520"/>
        <w:rPr>
          <w:rFonts w:ascii="Arial" w:hAnsi="Arial" w:cs="Arial"/>
          <w:color w:val="222222"/>
        </w:rPr>
      </w:pPr>
      <w:r w:rsidRPr="0029304C">
        <w:rPr>
          <w:rFonts w:ascii="Arial" w:hAnsi="Arial" w:cs="Arial"/>
          <w:color w:val="222222"/>
        </w:rPr>
        <w:t>B.S.</w:t>
      </w:r>
      <w:r>
        <w:rPr>
          <w:rFonts w:ascii="Arial" w:hAnsi="Arial" w:cs="Arial"/>
          <w:color w:val="222222"/>
        </w:rPr>
        <w:t xml:space="preserve"> in Management, </w:t>
      </w:r>
      <w:r w:rsidRPr="0029304C">
        <w:rPr>
          <w:rFonts w:ascii="Arial" w:hAnsi="Arial" w:cs="Arial"/>
          <w:color w:val="222222"/>
        </w:rPr>
        <w:t>MIT</w:t>
      </w:r>
    </w:p>
    <w:p w14:paraId="08A7467A" w14:textId="77777777" w:rsidR="00012324" w:rsidRPr="0029304C" w:rsidRDefault="00012324" w:rsidP="00012324">
      <w:pPr>
        <w:numPr>
          <w:ilvl w:val="0"/>
          <w:numId w:val="10"/>
        </w:numPr>
        <w:shd w:val="clear" w:color="auto" w:fill="FFFFFF"/>
        <w:tabs>
          <w:tab w:val="clear" w:pos="720"/>
          <w:tab w:val="num" w:pos="2520"/>
        </w:tabs>
        <w:spacing w:before="67" w:after="120" w:line="210" w:lineRule="atLeast"/>
        <w:ind w:left="2520"/>
        <w:rPr>
          <w:rFonts w:ascii="Arial" w:hAnsi="Arial" w:cs="Arial"/>
          <w:color w:val="222222"/>
        </w:rPr>
      </w:pPr>
      <w:r w:rsidRPr="0029304C">
        <w:rPr>
          <w:rFonts w:ascii="Arial" w:hAnsi="Arial" w:cs="Arial"/>
          <w:color w:val="222222"/>
        </w:rPr>
        <w:t>First generation Greek-American, history and sports enthusiast</w:t>
      </w:r>
    </w:p>
    <w:p w14:paraId="14476EAB" w14:textId="77777777" w:rsidR="00012324" w:rsidRPr="0029304C" w:rsidRDefault="00012324" w:rsidP="00012324">
      <w:pPr>
        <w:shd w:val="clear" w:color="auto" w:fill="FFFFFF"/>
        <w:spacing w:before="67" w:after="120" w:line="210" w:lineRule="atLeast"/>
        <w:ind w:left="1800"/>
        <w:rPr>
          <w:rFonts w:ascii="Arial" w:hAnsi="Arial" w:cs="Arial"/>
          <w:color w:val="222222"/>
        </w:rPr>
      </w:pPr>
    </w:p>
    <w:p w14:paraId="136D6061" w14:textId="77777777" w:rsidR="00012324" w:rsidRPr="002E1138" w:rsidRDefault="00012324" w:rsidP="00012324">
      <w:pPr>
        <w:shd w:val="clear" w:color="auto" w:fill="FFFFFF"/>
        <w:spacing w:before="67" w:after="120" w:line="210" w:lineRule="atLeast"/>
        <w:ind w:left="1800"/>
        <w:rPr>
          <w:rFonts w:ascii="Arial" w:hAnsi="Arial" w:cs="Arial"/>
          <w:color w:val="222222"/>
        </w:rPr>
      </w:pPr>
      <w:r>
        <w:rPr>
          <w:rFonts w:ascii="Arial" w:hAnsi="Arial" w:cs="Arial"/>
          <w:color w:val="222222"/>
        </w:rPr>
        <w:t xml:space="preserve">Christopher </w:t>
      </w:r>
      <w:proofErr w:type="spellStart"/>
      <w:r>
        <w:rPr>
          <w:rFonts w:ascii="Arial" w:hAnsi="Arial" w:cs="Arial"/>
          <w:color w:val="222222"/>
        </w:rPr>
        <w:t>Hussain</w:t>
      </w:r>
      <w:proofErr w:type="spellEnd"/>
      <w:r>
        <w:rPr>
          <w:rFonts w:ascii="Arial" w:hAnsi="Arial" w:cs="Arial"/>
          <w:color w:val="222222"/>
        </w:rPr>
        <w:br/>
      </w:r>
      <w:r w:rsidRPr="00A906BB">
        <w:rPr>
          <w:rFonts w:ascii="Arial" w:hAnsi="Arial" w:cs="Arial"/>
          <w:i/>
          <w:color w:val="222222"/>
        </w:rPr>
        <w:t>Founder, President of Mortgage Operations</w:t>
      </w:r>
    </w:p>
    <w:p w14:paraId="66171CF0" w14:textId="77777777" w:rsidR="00012324" w:rsidRPr="007E48E7" w:rsidRDefault="00012324" w:rsidP="00012324">
      <w:pPr>
        <w:numPr>
          <w:ilvl w:val="0"/>
          <w:numId w:val="5"/>
        </w:numPr>
        <w:shd w:val="clear" w:color="auto" w:fill="FFFFFF"/>
        <w:tabs>
          <w:tab w:val="clear" w:pos="720"/>
          <w:tab w:val="num" w:pos="2520"/>
        </w:tabs>
        <w:spacing w:after="120" w:line="210" w:lineRule="atLeast"/>
        <w:ind w:left="2520"/>
        <w:rPr>
          <w:rFonts w:ascii="Arial" w:hAnsi="Arial" w:cs="Arial"/>
          <w:color w:val="222222"/>
        </w:rPr>
      </w:pPr>
      <w:r w:rsidRPr="007E48E7">
        <w:rPr>
          <w:rFonts w:ascii="Arial" w:hAnsi="Arial" w:cs="Arial"/>
          <w:bCs/>
          <w:color w:val="222222"/>
        </w:rPr>
        <w:t xml:space="preserve">#1 Mortgage Originator in US </w:t>
      </w:r>
      <w:r>
        <w:rPr>
          <w:rFonts w:ascii="Arial" w:hAnsi="Arial" w:cs="Arial"/>
          <w:bCs/>
          <w:color w:val="222222"/>
        </w:rPr>
        <w:t>in 2010, 2011</w:t>
      </w:r>
    </w:p>
    <w:p w14:paraId="1FBE09C4" w14:textId="77777777" w:rsidR="00012324" w:rsidRPr="007E48E7" w:rsidRDefault="00012324" w:rsidP="00012324">
      <w:pPr>
        <w:numPr>
          <w:ilvl w:val="0"/>
          <w:numId w:val="5"/>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Personally</w:t>
      </w:r>
      <w:r w:rsidRPr="007E48E7">
        <w:rPr>
          <w:rFonts w:ascii="Arial" w:hAnsi="Arial" w:cs="Arial"/>
          <w:bCs/>
          <w:color w:val="222222"/>
        </w:rPr>
        <w:t xml:space="preserve"> originated $1+ billion in mortgages</w:t>
      </w:r>
      <w:r>
        <w:rPr>
          <w:rFonts w:ascii="Arial" w:hAnsi="Arial" w:cs="Arial"/>
          <w:bCs/>
          <w:color w:val="222222"/>
        </w:rPr>
        <w:t xml:space="preserve"> </w:t>
      </w:r>
    </w:p>
    <w:p w14:paraId="5889713A" w14:textId="77777777" w:rsidR="00012324" w:rsidRPr="007E48E7" w:rsidRDefault="00012324" w:rsidP="00012324">
      <w:pPr>
        <w:numPr>
          <w:ilvl w:val="0"/>
          <w:numId w:val="5"/>
        </w:numPr>
        <w:shd w:val="clear" w:color="auto" w:fill="FFFFFF"/>
        <w:tabs>
          <w:tab w:val="clear" w:pos="720"/>
          <w:tab w:val="num" w:pos="2520"/>
        </w:tabs>
        <w:spacing w:after="120" w:line="210" w:lineRule="atLeast"/>
        <w:ind w:left="2520"/>
        <w:rPr>
          <w:rFonts w:ascii="Arial" w:hAnsi="Arial" w:cs="Arial"/>
          <w:color w:val="222222"/>
        </w:rPr>
      </w:pPr>
      <w:r w:rsidRPr="007E48E7">
        <w:rPr>
          <w:rFonts w:ascii="Arial" w:hAnsi="Arial" w:cs="Arial"/>
          <w:color w:val="222222"/>
        </w:rPr>
        <w:t xml:space="preserve">More than </w:t>
      </w:r>
      <w:r w:rsidRPr="007E48E7">
        <w:rPr>
          <w:rFonts w:ascii="Arial" w:hAnsi="Arial" w:cs="Arial"/>
          <w:bCs/>
          <w:color w:val="222222"/>
        </w:rPr>
        <w:t>10 years expertise in mortgage lending</w:t>
      </w:r>
    </w:p>
    <w:p w14:paraId="2BC9B3C9" w14:textId="77777777" w:rsidR="00012324" w:rsidRPr="007E48E7" w:rsidRDefault="00012324" w:rsidP="00012324">
      <w:pPr>
        <w:numPr>
          <w:ilvl w:val="0"/>
          <w:numId w:val="5"/>
        </w:numPr>
        <w:shd w:val="clear" w:color="auto" w:fill="FFFFFF"/>
        <w:tabs>
          <w:tab w:val="clear" w:pos="720"/>
          <w:tab w:val="num" w:pos="2520"/>
        </w:tabs>
        <w:spacing w:after="120" w:line="210" w:lineRule="atLeast"/>
        <w:ind w:left="2520"/>
        <w:rPr>
          <w:rFonts w:ascii="Arial" w:hAnsi="Arial" w:cs="Arial"/>
          <w:color w:val="222222"/>
        </w:rPr>
      </w:pPr>
      <w:r w:rsidRPr="007E48E7">
        <w:rPr>
          <w:rFonts w:ascii="Arial" w:hAnsi="Arial" w:cs="Arial"/>
          <w:color w:val="222222"/>
        </w:rPr>
        <w:lastRenderedPageBreak/>
        <w:t>B.S in Managerial Economics</w:t>
      </w:r>
      <w:r>
        <w:rPr>
          <w:rFonts w:ascii="Arial" w:hAnsi="Arial" w:cs="Arial"/>
          <w:color w:val="222222"/>
        </w:rPr>
        <w:t>,</w:t>
      </w:r>
      <w:r w:rsidRPr="007E48E7">
        <w:rPr>
          <w:rFonts w:ascii="Arial" w:hAnsi="Arial" w:cs="Arial"/>
          <w:color w:val="222222"/>
        </w:rPr>
        <w:t xml:space="preserve"> UC Davis</w:t>
      </w:r>
    </w:p>
    <w:p w14:paraId="7402E734" w14:textId="77777777" w:rsidR="00012324" w:rsidRPr="007E48E7" w:rsidRDefault="00012324" w:rsidP="00012324">
      <w:pPr>
        <w:numPr>
          <w:ilvl w:val="0"/>
          <w:numId w:val="5"/>
        </w:numPr>
        <w:shd w:val="clear" w:color="auto" w:fill="FFFFFF"/>
        <w:tabs>
          <w:tab w:val="clear" w:pos="720"/>
          <w:tab w:val="num" w:pos="2520"/>
        </w:tabs>
        <w:spacing w:after="120" w:line="210" w:lineRule="atLeast"/>
        <w:ind w:left="2520"/>
        <w:rPr>
          <w:rFonts w:ascii="Arial" w:hAnsi="Arial" w:cs="Arial"/>
          <w:color w:val="222222"/>
        </w:rPr>
      </w:pPr>
      <w:r w:rsidRPr="007E48E7">
        <w:rPr>
          <w:rFonts w:ascii="Arial" w:hAnsi="Arial" w:cs="Arial"/>
          <w:color w:val="222222"/>
        </w:rPr>
        <w:t>Master Taekwondo instructor, rare craft beer collector</w:t>
      </w:r>
    </w:p>
    <w:p w14:paraId="2E6CB725" w14:textId="77777777" w:rsidR="00012324" w:rsidRDefault="00012324" w:rsidP="00012324">
      <w:pPr>
        <w:shd w:val="clear" w:color="auto" w:fill="FFFFFF"/>
        <w:spacing w:before="67" w:after="120" w:line="210" w:lineRule="atLeast"/>
        <w:ind w:left="1800"/>
        <w:rPr>
          <w:rFonts w:ascii="Arial" w:hAnsi="Arial" w:cs="Arial"/>
          <w:color w:val="222222"/>
        </w:rPr>
      </w:pPr>
    </w:p>
    <w:p w14:paraId="1BBAC6A8" w14:textId="77777777" w:rsidR="00012324" w:rsidRDefault="00012324" w:rsidP="00012324">
      <w:pPr>
        <w:shd w:val="clear" w:color="auto" w:fill="FFFFFF"/>
        <w:spacing w:before="67" w:after="120" w:line="210" w:lineRule="atLeast"/>
        <w:ind w:left="1800"/>
        <w:rPr>
          <w:rFonts w:ascii="Arial" w:hAnsi="Arial" w:cs="Arial"/>
          <w:color w:val="222222"/>
        </w:rPr>
      </w:pPr>
      <w:proofErr w:type="spellStart"/>
      <w:r>
        <w:rPr>
          <w:rFonts w:ascii="Arial" w:hAnsi="Arial" w:cs="Arial"/>
          <w:color w:val="222222"/>
        </w:rPr>
        <w:t>Ori</w:t>
      </w:r>
      <w:proofErr w:type="spellEnd"/>
      <w:r>
        <w:rPr>
          <w:rFonts w:ascii="Arial" w:hAnsi="Arial" w:cs="Arial"/>
          <w:color w:val="222222"/>
        </w:rPr>
        <w:t xml:space="preserve"> Zohar</w:t>
      </w:r>
      <w:r>
        <w:rPr>
          <w:rFonts w:ascii="Arial" w:hAnsi="Arial" w:cs="Arial"/>
          <w:color w:val="222222"/>
        </w:rPr>
        <w:br/>
      </w:r>
      <w:r w:rsidRPr="00A906BB">
        <w:rPr>
          <w:rFonts w:ascii="Arial" w:hAnsi="Arial" w:cs="Arial"/>
          <w:i/>
          <w:color w:val="222222"/>
        </w:rPr>
        <w:t>Founder, Marketing</w:t>
      </w:r>
    </w:p>
    <w:p w14:paraId="6763E80E" w14:textId="77777777" w:rsidR="00012324" w:rsidRPr="007E48E7"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Background as a New York Ad Man</w:t>
      </w:r>
    </w:p>
    <w:p w14:paraId="7ECA56CB" w14:textId="77777777" w:rsidR="00012324" w:rsidRPr="007E48E7"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Past clients include MasterCard, Coca Cola, Intel</w:t>
      </w:r>
    </w:p>
    <w:p w14:paraId="3370B7A9" w14:textId="77777777" w:rsidR="00012324" w:rsidRPr="007E48E7"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Lecturer on Digital</w:t>
      </w:r>
      <w:r w:rsidRPr="007E48E7">
        <w:rPr>
          <w:rFonts w:ascii="Arial" w:hAnsi="Arial" w:cs="Arial"/>
          <w:bCs/>
          <w:color w:val="222222"/>
        </w:rPr>
        <w:t xml:space="preserve"> and Emerging Media Platforms</w:t>
      </w:r>
    </w:p>
    <w:p w14:paraId="0642A970" w14:textId="77777777" w:rsidR="00012324" w:rsidRPr="007E48E7"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B.S. in</w:t>
      </w:r>
      <w:r w:rsidRPr="007E48E7">
        <w:rPr>
          <w:rFonts w:ascii="Arial" w:hAnsi="Arial" w:cs="Arial"/>
          <w:bCs/>
          <w:color w:val="222222"/>
        </w:rPr>
        <w:t xml:space="preserve"> Marketing, University of Maryland</w:t>
      </w:r>
    </w:p>
    <w:p w14:paraId="466AD566" w14:textId="77777777" w:rsidR="00012324" w:rsidRPr="007E48E7"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Avid eater, cook and runner</w:t>
      </w:r>
    </w:p>
    <w:p w14:paraId="0B898E3D" w14:textId="77777777" w:rsidR="00012324" w:rsidRPr="00CA55EB" w:rsidRDefault="00012324" w:rsidP="00012324">
      <w:pPr>
        <w:rPr>
          <w:rFonts w:ascii="Times New Roman" w:hAnsi="Times New Roman" w:cs="Times New Roman"/>
          <w:b/>
        </w:rPr>
      </w:pPr>
    </w:p>
    <w:p w14:paraId="37226804" w14:textId="77777777" w:rsidR="00012324" w:rsidRDefault="00012324" w:rsidP="00012324">
      <w:pPr>
        <w:shd w:val="clear" w:color="auto" w:fill="FFFFFF"/>
        <w:spacing w:before="67" w:after="120" w:line="210" w:lineRule="atLeast"/>
        <w:ind w:left="1800"/>
        <w:rPr>
          <w:rFonts w:ascii="Arial" w:hAnsi="Arial" w:cs="Arial"/>
          <w:color w:val="222222"/>
        </w:rPr>
      </w:pPr>
      <w:r>
        <w:rPr>
          <w:rFonts w:ascii="Arial" w:hAnsi="Arial" w:cs="Arial"/>
          <w:color w:val="222222"/>
        </w:rPr>
        <w:t xml:space="preserve">Glenn </w:t>
      </w:r>
      <w:proofErr w:type="spellStart"/>
      <w:r>
        <w:rPr>
          <w:rFonts w:ascii="Arial" w:hAnsi="Arial" w:cs="Arial"/>
          <w:color w:val="222222"/>
        </w:rPr>
        <w:t>Tatarsky</w:t>
      </w:r>
      <w:proofErr w:type="spellEnd"/>
      <w:r>
        <w:rPr>
          <w:rFonts w:ascii="Arial" w:hAnsi="Arial" w:cs="Arial"/>
          <w:color w:val="222222"/>
        </w:rPr>
        <w:br/>
      </w:r>
      <w:r w:rsidRPr="00CA55EB">
        <w:rPr>
          <w:rFonts w:ascii="Arial" w:hAnsi="Arial" w:cs="Arial"/>
          <w:i/>
          <w:color w:val="222222"/>
        </w:rPr>
        <w:t>EVP, Business Development</w:t>
      </w:r>
    </w:p>
    <w:p w14:paraId="3DFD4196" w14:textId="77777777" w:rsidR="00012324" w:rsidRPr="00CA55EB"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TBD</w:t>
      </w:r>
    </w:p>
    <w:p w14:paraId="37C9F30E" w14:textId="77777777" w:rsidR="00012324" w:rsidRPr="00CA55EB"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TBD</w:t>
      </w:r>
    </w:p>
    <w:p w14:paraId="597E3893" w14:textId="77777777" w:rsidR="00012324" w:rsidRPr="00CA55EB"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TBD</w:t>
      </w:r>
    </w:p>
    <w:p w14:paraId="5A4D4D19" w14:textId="77777777" w:rsidR="00012324" w:rsidRPr="00CA55EB"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TBD</w:t>
      </w:r>
    </w:p>
    <w:p w14:paraId="62938EEC" w14:textId="77777777" w:rsidR="00012324" w:rsidRPr="007E48E7" w:rsidRDefault="00012324" w:rsidP="00012324">
      <w:pPr>
        <w:numPr>
          <w:ilvl w:val="0"/>
          <w:numId w:val="9"/>
        </w:numPr>
        <w:shd w:val="clear" w:color="auto" w:fill="FFFFFF"/>
        <w:tabs>
          <w:tab w:val="clear" w:pos="720"/>
          <w:tab w:val="num" w:pos="2520"/>
        </w:tabs>
        <w:spacing w:after="120" w:line="210" w:lineRule="atLeast"/>
        <w:ind w:left="2520"/>
        <w:rPr>
          <w:rFonts w:ascii="Arial" w:hAnsi="Arial" w:cs="Arial"/>
          <w:color w:val="222222"/>
        </w:rPr>
      </w:pPr>
      <w:r>
        <w:rPr>
          <w:rFonts w:ascii="Arial" w:hAnsi="Arial" w:cs="Arial"/>
          <w:bCs/>
          <w:color w:val="222222"/>
        </w:rPr>
        <w:t>TBD</w:t>
      </w:r>
    </w:p>
    <w:p w14:paraId="51DEE194" w14:textId="77777777" w:rsidR="00012324" w:rsidRDefault="00012324" w:rsidP="00012324">
      <w:pPr>
        <w:pStyle w:val="ListParagraph"/>
        <w:rPr>
          <w:rFonts w:ascii="Times New Roman" w:hAnsi="Times New Roman" w:cs="Times New Roman"/>
          <w:b/>
        </w:rPr>
      </w:pPr>
    </w:p>
    <w:p w14:paraId="6E80CF8B" w14:textId="59598154" w:rsidR="00012324" w:rsidRPr="00F30235" w:rsidRDefault="00012324" w:rsidP="00012324">
      <w:pPr>
        <w:pStyle w:val="ListParagraph"/>
        <w:numPr>
          <w:ilvl w:val="0"/>
          <w:numId w:val="4"/>
        </w:numPr>
        <w:rPr>
          <w:rFonts w:ascii="Times New Roman" w:hAnsi="Times New Roman" w:cs="Times New Roman"/>
          <w:b/>
        </w:rPr>
      </w:pPr>
      <w:del w:id="595" w:author="Ori Y Zohar" w:date="2013-11-07T10:48:00Z">
        <w:r w:rsidDel="005B664D">
          <w:rPr>
            <w:rFonts w:ascii="Times New Roman" w:hAnsi="Times New Roman" w:cs="Times New Roman"/>
            <w:b/>
          </w:rPr>
          <w:delText>Fourth</w:delText>
        </w:r>
        <w:r w:rsidRPr="00F30235" w:rsidDel="005B664D">
          <w:rPr>
            <w:rFonts w:ascii="Times New Roman" w:hAnsi="Times New Roman" w:cs="Times New Roman"/>
            <w:b/>
          </w:rPr>
          <w:delText xml:space="preserve"> </w:delText>
        </w:r>
      </w:del>
      <w:ins w:id="596" w:author="Ori Y Zohar" w:date="2013-11-07T10:48:00Z">
        <w:r w:rsidR="005B664D">
          <w:rPr>
            <w:rFonts w:ascii="Times New Roman" w:hAnsi="Times New Roman" w:cs="Times New Roman"/>
            <w:b/>
          </w:rPr>
          <w:t>Fifth</w:t>
        </w:r>
        <w:r w:rsidR="005B664D" w:rsidRPr="00F30235">
          <w:rPr>
            <w:rFonts w:ascii="Times New Roman" w:hAnsi="Times New Roman" w:cs="Times New Roman"/>
            <w:b/>
          </w:rPr>
          <w:t xml:space="preserve"> </w:t>
        </w:r>
      </w:ins>
      <w:r w:rsidRPr="00F30235">
        <w:rPr>
          <w:rFonts w:ascii="Times New Roman" w:hAnsi="Times New Roman" w:cs="Times New Roman"/>
          <w:b/>
        </w:rPr>
        <w:t xml:space="preserve">Module: </w:t>
      </w:r>
      <w:r>
        <w:rPr>
          <w:rFonts w:ascii="Times New Roman" w:hAnsi="Times New Roman" w:cs="Times New Roman"/>
          <w:b/>
        </w:rPr>
        <w:t>Careers</w:t>
      </w:r>
    </w:p>
    <w:p w14:paraId="5EA6ED19" w14:textId="77777777" w:rsidR="00012324" w:rsidRPr="00F30235" w:rsidRDefault="00012324" w:rsidP="00012324">
      <w:pPr>
        <w:pStyle w:val="ListParagraph"/>
        <w:numPr>
          <w:ilvl w:val="1"/>
          <w:numId w:val="4"/>
        </w:numPr>
        <w:rPr>
          <w:rFonts w:ascii="Times New Roman" w:hAnsi="Times New Roman" w:cs="Times New Roman"/>
        </w:rPr>
      </w:pPr>
      <w:r w:rsidRPr="00F30235">
        <w:rPr>
          <w:rFonts w:ascii="Times New Roman" w:hAnsi="Times New Roman" w:cs="Times New Roman"/>
          <w:b/>
        </w:rPr>
        <w:t>Header:</w:t>
      </w:r>
      <w:r>
        <w:rPr>
          <w:rFonts w:ascii="Times New Roman" w:hAnsi="Times New Roman" w:cs="Times New Roman"/>
        </w:rPr>
        <w:t xml:space="preserve"> Careers</w:t>
      </w:r>
    </w:p>
    <w:p w14:paraId="44E2BD9C" w14:textId="77777777" w:rsidR="00012324" w:rsidRPr="00F30235" w:rsidRDefault="00012324" w:rsidP="00012324">
      <w:pPr>
        <w:pStyle w:val="ListParagraph"/>
        <w:numPr>
          <w:ilvl w:val="1"/>
          <w:numId w:val="4"/>
        </w:numPr>
        <w:rPr>
          <w:rFonts w:ascii="Times New Roman" w:hAnsi="Times New Roman" w:cs="Times New Roman"/>
          <w:b/>
        </w:rPr>
      </w:pPr>
      <w:r w:rsidRPr="00F30235">
        <w:rPr>
          <w:rFonts w:ascii="Times New Roman" w:hAnsi="Times New Roman" w:cs="Times New Roman"/>
          <w:b/>
        </w:rPr>
        <w:t>Sub-head:</w:t>
      </w:r>
    </w:p>
    <w:p w14:paraId="4990E83B" w14:textId="77777777" w:rsidR="00012324" w:rsidRDefault="00012324" w:rsidP="00012324">
      <w:pPr>
        <w:shd w:val="clear" w:color="auto" w:fill="FFFFFF"/>
        <w:jc w:val="center"/>
        <w:textAlignment w:val="baseline"/>
        <w:outlineLvl w:val="3"/>
        <w:rPr>
          <w:rFonts w:ascii="Times New Roman" w:eastAsia="Times New Roman" w:hAnsi="Times New Roman" w:cs="Times New Roman"/>
          <w:color w:val="666666"/>
          <w:sz w:val="20"/>
          <w:szCs w:val="32"/>
        </w:rPr>
      </w:pPr>
    </w:p>
    <w:p w14:paraId="572A021D" w14:textId="77777777" w:rsidR="00012324" w:rsidRPr="00F30235" w:rsidRDefault="00012324" w:rsidP="00012324">
      <w:pPr>
        <w:shd w:val="clear" w:color="auto" w:fill="FFFFFF"/>
        <w:jc w:val="center"/>
        <w:textAlignment w:val="baseline"/>
        <w:outlineLvl w:val="3"/>
        <w:rPr>
          <w:rFonts w:ascii="Times New Roman" w:eastAsia="Times New Roman" w:hAnsi="Times New Roman" w:cs="Times New Roman"/>
          <w:color w:val="666666"/>
          <w:sz w:val="20"/>
          <w:szCs w:val="32"/>
        </w:rPr>
      </w:pPr>
      <w:r w:rsidRPr="00F30235">
        <w:rPr>
          <w:rFonts w:ascii="Times New Roman" w:eastAsia="Times New Roman" w:hAnsi="Times New Roman" w:cs="Times New Roman"/>
          <w:color w:val="666666"/>
          <w:sz w:val="20"/>
          <w:szCs w:val="32"/>
        </w:rPr>
        <w:t>We’re always looking for strategic thinkers, intrepid creators</w:t>
      </w:r>
      <w:r w:rsidRPr="00F30235">
        <w:rPr>
          <w:rFonts w:ascii="Times New Roman" w:eastAsia="Times New Roman" w:hAnsi="Times New Roman" w:cs="Times New Roman"/>
          <w:color w:val="666666"/>
          <w:sz w:val="20"/>
          <w:szCs w:val="32"/>
        </w:rPr>
        <w:br/>
        <w:t xml:space="preserve">and mortgage </w:t>
      </w:r>
      <w:r>
        <w:rPr>
          <w:rFonts w:ascii="Times New Roman" w:eastAsia="Times New Roman" w:hAnsi="Times New Roman" w:cs="Times New Roman"/>
          <w:color w:val="666666"/>
          <w:sz w:val="20"/>
          <w:szCs w:val="32"/>
        </w:rPr>
        <w:t>ninjas</w:t>
      </w:r>
      <w:r w:rsidRPr="00F30235">
        <w:rPr>
          <w:rFonts w:ascii="Times New Roman" w:eastAsia="Times New Roman" w:hAnsi="Times New Roman" w:cs="Times New Roman"/>
          <w:color w:val="666666"/>
          <w:sz w:val="20"/>
          <w:szCs w:val="32"/>
        </w:rPr>
        <w:t xml:space="preserve"> to join our growing team.</w:t>
      </w:r>
    </w:p>
    <w:p w14:paraId="019FF4D8" w14:textId="77777777" w:rsidR="00012324" w:rsidRPr="00F30235" w:rsidRDefault="00012324" w:rsidP="00012324">
      <w:pPr>
        <w:shd w:val="clear" w:color="auto" w:fill="FFFFFF"/>
        <w:jc w:val="center"/>
        <w:textAlignment w:val="baseline"/>
        <w:rPr>
          <w:rFonts w:ascii="Times New Roman" w:hAnsi="Times New Roman" w:cs="Times New Roman"/>
          <w:color w:val="999999"/>
          <w:sz w:val="18"/>
          <w:szCs w:val="28"/>
        </w:rPr>
      </w:pPr>
      <w:r w:rsidRPr="00F30235">
        <w:rPr>
          <w:rFonts w:ascii="Times New Roman" w:hAnsi="Times New Roman" w:cs="Times New Roman"/>
          <w:color w:val="999999"/>
          <w:sz w:val="18"/>
          <w:szCs w:val="28"/>
        </w:rPr>
        <w:t>We’ll post opportunities on this page as they become available, but feel free to get in touch with us.</w:t>
      </w:r>
    </w:p>
    <w:p w14:paraId="7080C1EE" w14:textId="77777777" w:rsidR="00012324" w:rsidRPr="00F30235" w:rsidRDefault="00012324" w:rsidP="00012324">
      <w:pPr>
        <w:pStyle w:val="ListParagraph"/>
        <w:ind w:left="1440"/>
        <w:rPr>
          <w:rFonts w:ascii="Times New Roman" w:hAnsi="Times New Roman" w:cs="Times New Roman"/>
        </w:rPr>
      </w:pPr>
    </w:p>
    <w:p w14:paraId="169CC1E6" w14:textId="77777777" w:rsidR="00012324" w:rsidRPr="00F30235" w:rsidRDefault="00012324" w:rsidP="00012324">
      <w:pPr>
        <w:pStyle w:val="ListParagraph"/>
        <w:numPr>
          <w:ilvl w:val="1"/>
          <w:numId w:val="4"/>
        </w:numPr>
        <w:rPr>
          <w:rFonts w:ascii="Times New Roman" w:hAnsi="Times New Roman" w:cs="Times New Roman"/>
        </w:rPr>
      </w:pPr>
      <w:r w:rsidRPr="00F30235">
        <w:rPr>
          <w:rFonts w:ascii="Times New Roman" w:hAnsi="Times New Roman" w:cs="Times New Roman"/>
          <w:b/>
        </w:rPr>
        <w:t>Job listing module:</w:t>
      </w:r>
      <w:r w:rsidRPr="00F30235">
        <w:rPr>
          <w:rFonts w:ascii="Times New Roman" w:hAnsi="Times New Roman" w:cs="Times New Roman"/>
        </w:rPr>
        <w:t xml:space="preserve"> </w:t>
      </w:r>
    </w:p>
    <w:p w14:paraId="16C74BEE" w14:textId="77777777" w:rsidR="00012324" w:rsidRPr="00F30235" w:rsidRDefault="00012324" w:rsidP="00012324">
      <w:pPr>
        <w:pStyle w:val="ListParagraph"/>
        <w:numPr>
          <w:ilvl w:val="2"/>
          <w:numId w:val="4"/>
        </w:numPr>
        <w:rPr>
          <w:rFonts w:ascii="Times New Roman" w:hAnsi="Times New Roman" w:cs="Times New Roman"/>
        </w:rPr>
      </w:pPr>
      <w:r w:rsidRPr="00F30235">
        <w:rPr>
          <w:rFonts w:ascii="Times New Roman" w:hAnsi="Times New Roman" w:cs="Times New Roman"/>
          <w:b/>
        </w:rPr>
        <w:t>Header:</w:t>
      </w:r>
      <w:r w:rsidRPr="00F30235">
        <w:rPr>
          <w:rFonts w:ascii="Times New Roman" w:hAnsi="Times New Roman" w:cs="Times New Roman"/>
        </w:rPr>
        <w:t xml:space="preserve"> Job Openings </w:t>
      </w:r>
    </w:p>
    <w:p w14:paraId="76B8A5DA" w14:textId="77777777" w:rsidR="00012324" w:rsidRPr="00F30235" w:rsidRDefault="00012324" w:rsidP="00012324">
      <w:pPr>
        <w:pStyle w:val="ListParagraph"/>
        <w:numPr>
          <w:ilvl w:val="2"/>
          <w:numId w:val="4"/>
        </w:numPr>
        <w:rPr>
          <w:rFonts w:ascii="Times New Roman" w:hAnsi="Times New Roman" w:cs="Times New Roman"/>
          <w:i/>
        </w:rPr>
      </w:pPr>
      <w:r w:rsidRPr="00F30235">
        <w:rPr>
          <w:rFonts w:ascii="Times New Roman" w:hAnsi="Times New Roman" w:cs="Times New Roman"/>
          <w:i/>
        </w:rPr>
        <w:t xml:space="preserve">Include module where we can easily post and take down job openings. Same content and functionality as the one currently used by </w:t>
      </w:r>
      <w:proofErr w:type="spellStart"/>
      <w:r w:rsidRPr="00F30235">
        <w:rPr>
          <w:rFonts w:ascii="Times New Roman" w:hAnsi="Times New Roman" w:cs="Times New Roman"/>
          <w:i/>
        </w:rPr>
        <w:t>MoneyPark</w:t>
      </w:r>
      <w:proofErr w:type="spellEnd"/>
      <w:r w:rsidRPr="00F30235">
        <w:rPr>
          <w:rFonts w:ascii="Times New Roman" w:hAnsi="Times New Roman" w:cs="Times New Roman"/>
          <w:i/>
        </w:rPr>
        <w:t>:</w:t>
      </w:r>
    </w:p>
    <w:p w14:paraId="24BF8579" w14:textId="77777777" w:rsidR="00012324" w:rsidRDefault="00012324" w:rsidP="00012324">
      <w:pPr>
        <w:rPr>
          <w:rFonts w:ascii="Helvetica" w:hAnsi="Helvetica" w:cs="Times New Roman"/>
          <w:color w:val="999999"/>
          <w:sz w:val="18"/>
          <w:szCs w:val="28"/>
        </w:rPr>
      </w:pPr>
    </w:p>
    <w:p w14:paraId="62702E60" w14:textId="77777777" w:rsidR="00012324" w:rsidRPr="000B493F" w:rsidRDefault="00012324" w:rsidP="00012324">
      <w:pPr>
        <w:rPr>
          <w:rFonts w:ascii="Helvetica" w:hAnsi="Helvetica" w:cs="Times New Roman"/>
          <w:color w:val="999999"/>
          <w:sz w:val="18"/>
          <w:szCs w:val="28"/>
        </w:rPr>
      </w:pPr>
      <w:r>
        <w:rPr>
          <w:rFonts w:ascii="Helvetica" w:hAnsi="Helvetica" w:cs="Times New Roman"/>
          <w:noProof/>
          <w:color w:val="999999"/>
          <w:sz w:val="18"/>
          <w:szCs w:val="28"/>
        </w:rPr>
        <w:lastRenderedPageBreak/>
        <w:drawing>
          <wp:inline distT="0" distB="0" distL="0" distR="0" wp14:anchorId="47DE50BB" wp14:editId="36CBF35F">
            <wp:extent cx="5486400" cy="2740767"/>
            <wp:effectExtent l="0" t="0" r="0" b="25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5486400" cy="2740767"/>
                    </a:xfrm>
                    <a:prstGeom prst="rect">
                      <a:avLst/>
                    </a:prstGeom>
                    <a:noFill/>
                    <a:ln>
                      <a:noFill/>
                    </a:ln>
                  </pic:spPr>
                </pic:pic>
              </a:graphicData>
            </a:graphic>
          </wp:inline>
        </w:drawing>
      </w:r>
    </w:p>
    <w:p w14:paraId="04AFF44B" w14:textId="77777777" w:rsidR="00012324" w:rsidRDefault="00012324" w:rsidP="00012324">
      <w:pPr>
        <w:rPr>
          <w:rFonts w:ascii="Times New Roman" w:hAnsi="Times New Roman" w:cs="Times New Roman"/>
        </w:rPr>
      </w:pPr>
      <w:r w:rsidRPr="004977C6">
        <w:rPr>
          <w:rFonts w:ascii="Times New Roman" w:hAnsi="Times New Roman" w:cs="Times New Roman"/>
        </w:rPr>
        <w:t>https://moneypark.ch/en/career/</w:t>
      </w:r>
    </w:p>
    <w:p w14:paraId="6D3B856F" w14:textId="77777777" w:rsidR="00012324" w:rsidRPr="0018799F" w:rsidRDefault="00012324" w:rsidP="00012324">
      <w:pPr>
        <w:rPr>
          <w:rFonts w:ascii="Times New Roman" w:hAnsi="Times New Roman" w:cs="Times New Roman"/>
          <w:b/>
          <w:u w:val="single"/>
        </w:rPr>
      </w:pPr>
    </w:p>
    <w:p w14:paraId="62B442B9" w14:textId="0754E17C" w:rsidR="004A2533" w:rsidRPr="0046138F" w:rsidRDefault="004A2533" w:rsidP="004A2533">
      <w:pPr>
        <w:pStyle w:val="ListParagraph"/>
        <w:numPr>
          <w:ilvl w:val="0"/>
          <w:numId w:val="4"/>
        </w:numPr>
        <w:rPr>
          <w:rFonts w:ascii="Times New Roman" w:hAnsi="Times New Roman" w:cs="Times New Roman"/>
          <w:b/>
          <w:color w:val="FF0000"/>
          <w:rPrChange w:id="597" w:author="Ori Y Zohar" w:date="2013-11-07T11:47:00Z">
            <w:rPr>
              <w:rFonts w:ascii="Times New Roman" w:hAnsi="Times New Roman" w:cs="Times New Roman"/>
              <w:b/>
            </w:rPr>
          </w:rPrChange>
        </w:rPr>
      </w:pPr>
      <w:del w:id="598" w:author="Ori Y Zohar" w:date="2013-11-07T10:48:00Z">
        <w:r w:rsidRPr="0046138F" w:rsidDel="005B664D">
          <w:rPr>
            <w:rFonts w:ascii="Times New Roman" w:hAnsi="Times New Roman" w:cs="Times New Roman"/>
            <w:b/>
            <w:color w:val="FF0000"/>
            <w:rPrChange w:id="599" w:author="Ori Y Zohar" w:date="2013-11-07T11:47:00Z">
              <w:rPr>
                <w:rFonts w:ascii="Times New Roman" w:hAnsi="Times New Roman" w:cs="Times New Roman"/>
                <w:b/>
              </w:rPr>
            </w:rPrChange>
          </w:rPr>
          <w:delText xml:space="preserve">Fourth </w:delText>
        </w:r>
      </w:del>
      <w:r w:rsidR="00945D31" w:rsidRPr="0046138F">
        <w:rPr>
          <w:rFonts w:ascii="Times New Roman" w:hAnsi="Times New Roman" w:cs="Times New Roman"/>
          <w:b/>
          <w:color w:val="FF0000"/>
          <w:rPrChange w:id="600" w:author="Ori Y Zohar" w:date="2013-11-07T11:47:00Z">
            <w:rPr>
              <w:rFonts w:ascii="Times New Roman" w:hAnsi="Times New Roman" w:cs="Times New Roman"/>
              <w:b/>
            </w:rPr>
          </w:rPrChange>
        </w:rPr>
        <w:t>Sixth</w:t>
      </w:r>
      <w:ins w:id="601" w:author="Ori Y Zohar" w:date="2013-11-07T10:48:00Z">
        <w:r w:rsidRPr="0046138F">
          <w:rPr>
            <w:rFonts w:ascii="Times New Roman" w:hAnsi="Times New Roman" w:cs="Times New Roman"/>
            <w:b/>
            <w:color w:val="FF0000"/>
            <w:rPrChange w:id="602" w:author="Ori Y Zohar" w:date="2013-11-07T11:47:00Z">
              <w:rPr>
                <w:rFonts w:ascii="Times New Roman" w:hAnsi="Times New Roman" w:cs="Times New Roman"/>
                <w:b/>
              </w:rPr>
            </w:rPrChange>
          </w:rPr>
          <w:t xml:space="preserve"> </w:t>
        </w:r>
      </w:ins>
      <w:r w:rsidRPr="0046138F">
        <w:rPr>
          <w:rFonts w:ascii="Times New Roman" w:hAnsi="Times New Roman" w:cs="Times New Roman"/>
          <w:b/>
          <w:color w:val="FF0000"/>
          <w:rPrChange w:id="603" w:author="Ori Y Zohar" w:date="2013-11-07T11:47:00Z">
            <w:rPr>
              <w:rFonts w:ascii="Times New Roman" w:hAnsi="Times New Roman" w:cs="Times New Roman"/>
              <w:b/>
            </w:rPr>
          </w:rPrChange>
        </w:rPr>
        <w:t xml:space="preserve">Module: </w:t>
      </w:r>
      <w:r w:rsidR="00945D31" w:rsidRPr="0046138F">
        <w:rPr>
          <w:rFonts w:ascii="Times New Roman" w:hAnsi="Times New Roman" w:cs="Times New Roman"/>
          <w:b/>
          <w:color w:val="FF0000"/>
          <w:rPrChange w:id="604" w:author="Ori Y Zohar" w:date="2013-11-07T11:47:00Z">
            <w:rPr>
              <w:rFonts w:ascii="Times New Roman" w:hAnsi="Times New Roman" w:cs="Times New Roman"/>
              <w:b/>
            </w:rPr>
          </w:rPrChange>
        </w:rPr>
        <w:t>Contact Us</w:t>
      </w:r>
    </w:p>
    <w:p w14:paraId="38709EBB" w14:textId="4E488341" w:rsidR="004A2533" w:rsidRPr="0046138F" w:rsidRDefault="004A2533" w:rsidP="004A2533">
      <w:pPr>
        <w:pStyle w:val="ListParagraph"/>
        <w:numPr>
          <w:ilvl w:val="1"/>
          <w:numId w:val="4"/>
        </w:numPr>
        <w:rPr>
          <w:rFonts w:ascii="Times New Roman" w:hAnsi="Times New Roman" w:cs="Times New Roman"/>
          <w:color w:val="FF0000"/>
          <w:rPrChange w:id="605" w:author="Ori Y Zohar" w:date="2013-11-07T11:47:00Z">
            <w:rPr>
              <w:rFonts w:ascii="Times New Roman" w:hAnsi="Times New Roman" w:cs="Times New Roman"/>
            </w:rPr>
          </w:rPrChange>
        </w:rPr>
      </w:pPr>
      <w:r w:rsidRPr="0046138F">
        <w:rPr>
          <w:rFonts w:ascii="Times New Roman" w:hAnsi="Times New Roman" w:cs="Times New Roman"/>
          <w:b/>
          <w:color w:val="FF0000"/>
          <w:rPrChange w:id="606" w:author="Ori Y Zohar" w:date="2013-11-07T11:47:00Z">
            <w:rPr>
              <w:rFonts w:ascii="Times New Roman" w:hAnsi="Times New Roman" w:cs="Times New Roman"/>
              <w:b/>
            </w:rPr>
          </w:rPrChange>
        </w:rPr>
        <w:t>Header:</w:t>
      </w:r>
      <w:r w:rsidRPr="0046138F">
        <w:rPr>
          <w:rFonts w:ascii="Times New Roman" w:hAnsi="Times New Roman" w:cs="Times New Roman"/>
          <w:color w:val="FF0000"/>
          <w:rPrChange w:id="607" w:author="Ori Y Zohar" w:date="2013-11-07T11:47:00Z">
            <w:rPr>
              <w:rFonts w:ascii="Times New Roman" w:hAnsi="Times New Roman" w:cs="Times New Roman"/>
            </w:rPr>
          </w:rPrChange>
        </w:rPr>
        <w:t xml:space="preserve"> </w:t>
      </w:r>
      <w:r w:rsidR="00945D31" w:rsidRPr="0046138F">
        <w:rPr>
          <w:rFonts w:ascii="Times New Roman" w:hAnsi="Times New Roman" w:cs="Times New Roman"/>
          <w:color w:val="FF0000"/>
          <w:rPrChange w:id="608" w:author="Ori Y Zohar" w:date="2013-11-07T11:47:00Z">
            <w:rPr>
              <w:rFonts w:ascii="Times New Roman" w:hAnsi="Times New Roman" w:cs="Times New Roman"/>
            </w:rPr>
          </w:rPrChange>
        </w:rPr>
        <w:t>Contact Us</w:t>
      </w:r>
    </w:p>
    <w:p w14:paraId="21A06F83" w14:textId="2635DC17" w:rsidR="004A2533" w:rsidRPr="0046138F" w:rsidRDefault="004A2533" w:rsidP="004A2533">
      <w:pPr>
        <w:pStyle w:val="ListParagraph"/>
        <w:numPr>
          <w:ilvl w:val="2"/>
          <w:numId w:val="4"/>
        </w:numPr>
        <w:shd w:val="clear" w:color="auto" w:fill="FFFFFF"/>
        <w:spacing w:before="100" w:beforeAutospacing="1" w:after="100" w:afterAutospacing="1"/>
        <w:rPr>
          <w:rFonts w:ascii="Times New Roman" w:hAnsi="Times New Roman" w:cs="Times New Roman"/>
          <w:color w:val="FF0000"/>
          <w:rPrChange w:id="609" w:author="Ori Y Zohar" w:date="2013-11-07T11:47:00Z">
            <w:rPr>
              <w:rFonts w:ascii="Times New Roman" w:hAnsi="Times New Roman" w:cs="Times New Roman"/>
            </w:rPr>
          </w:rPrChange>
        </w:rPr>
      </w:pPr>
      <w:r w:rsidRPr="0046138F">
        <w:rPr>
          <w:rFonts w:ascii="Times New Roman" w:hAnsi="Times New Roman" w:cs="Times New Roman"/>
          <w:b/>
          <w:color w:val="FF0000"/>
          <w:rPrChange w:id="610" w:author="Ori Y Zohar" w:date="2013-11-07T11:47:00Z">
            <w:rPr>
              <w:rFonts w:ascii="Times New Roman" w:hAnsi="Times New Roman" w:cs="Times New Roman"/>
              <w:b/>
            </w:rPr>
          </w:rPrChange>
        </w:rPr>
        <w:t>Visit our branch:</w:t>
      </w:r>
      <w:r w:rsidRPr="0046138F">
        <w:rPr>
          <w:rFonts w:ascii="Times New Roman" w:hAnsi="Times New Roman" w:cs="Times New Roman"/>
          <w:color w:val="FF0000"/>
          <w:rPrChange w:id="611" w:author="Ori Y Zohar" w:date="2013-11-07T11:47:00Z">
            <w:rPr>
              <w:rFonts w:ascii="Times New Roman" w:hAnsi="Times New Roman" w:cs="Times New Roman"/>
            </w:rPr>
          </w:rPrChange>
        </w:rPr>
        <w:t xml:space="preserve"> </w:t>
      </w:r>
      <w:r w:rsidRPr="0046138F">
        <w:rPr>
          <w:rFonts w:ascii="Times New Roman" w:hAnsi="Times New Roman" w:cs="Times New Roman"/>
          <w:color w:val="FF0000"/>
          <w:rPrChange w:id="612" w:author="Ori Y Zohar" w:date="2013-11-07T11:47:00Z">
            <w:rPr>
              <w:rFonts w:ascii="Times New Roman" w:hAnsi="Times New Roman" w:cs="Times New Roman"/>
            </w:rPr>
          </w:rPrChange>
        </w:rPr>
        <w:br/>
        <w:t xml:space="preserve">180 </w:t>
      </w:r>
      <w:proofErr w:type="spellStart"/>
      <w:r w:rsidRPr="0046138F">
        <w:rPr>
          <w:rFonts w:ascii="Times New Roman" w:hAnsi="Times New Roman" w:cs="Times New Roman"/>
          <w:color w:val="FF0000"/>
          <w:rPrChange w:id="613" w:author="Ori Y Zohar" w:date="2013-11-07T11:47:00Z">
            <w:rPr>
              <w:rFonts w:ascii="Times New Roman" w:hAnsi="Times New Roman" w:cs="Times New Roman"/>
            </w:rPr>
          </w:rPrChange>
        </w:rPr>
        <w:t>Sansome</w:t>
      </w:r>
      <w:proofErr w:type="spellEnd"/>
      <w:r w:rsidRPr="0046138F">
        <w:rPr>
          <w:rFonts w:ascii="Times New Roman" w:hAnsi="Times New Roman" w:cs="Times New Roman"/>
          <w:color w:val="FF0000"/>
          <w:rPrChange w:id="614" w:author="Ori Y Zohar" w:date="2013-11-07T11:47:00Z">
            <w:rPr>
              <w:rFonts w:ascii="Times New Roman" w:hAnsi="Times New Roman" w:cs="Times New Roman"/>
            </w:rPr>
          </w:rPrChange>
        </w:rPr>
        <w:t xml:space="preserve"> Street, 15</w:t>
      </w:r>
      <w:r w:rsidRPr="0046138F">
        <w:rPr>
          <w:rFonts w:ascii="Times New Roman" w:hAnsi="Times New Roman" w:cs="Times New Roman"/>
          <w:color w:val="FF0000"/>
          <w:vertAlign w:val="superscript"/>
          <w:rPrChange w:id="615" w:author="Ori Y Zohar" w:date="2013-11-07T11:47:00Z">
            <w:rPr>
              <w:rFonts w:ascii="Times New Roman" w:hAnsi="Times New Roman" w:cs="Times New Roman"/>
              <w:vertAlign w:val="superscript"/>
            </w:rPr>
          </w:rPrChange>
        </w:rPr>
        <w:t>th</w:t>
      </w:r>
      <w:r w:rsidRPr="0046138F">
        <w:rPr>
          <w:rFonts w:ascii="Times New Roman" w:hAnsi="Times New Roman" w:cs="Times New Roman"/>
          <w:color w:val="FF0000"/>
          <w:rPrChange w:id="616" w:author="Ori Y Zohar" w:date="2013-11-07T11:47:00Z">
            <w:rPr>
              <w:rFonts w:ascii="Times New Roman" w:hAnsi="Times New Roman" w:cs="Times New Roman"/>
            </w:rPr>
          </w:rPrChange>
        </w:rPr>
        <w:t xml:space="preserve"> </w:t>
      </w:r>
      <w:proofErr w:type="spellStart"/>
      <w:r w:rsidRPr="0046138F">
        <w:rPr>
          <w:rFonts w:ascii="Times New Roman" w:hAnsi="Times New Roman" w:cs="Times New Roman"/>
          <w:color w:val="FF0000"/>
          <w:rPrChange w:id="617" w:author="Ori Y Zohar" w:date="2013-11-07T11:47:00Z">
            <w:rPr>
              <w:rFonts w:ascii="Times New Roman" w:hAnsi="Times New Roman" w:cs="Times New Roman"/>
            </w:rPr>
          </w:rPrChange>
        </w:rPr>
        <w:t>Fl</w:t>
      </w:r>
      <w:proofErr w:type="spellEnd"/>
      <w:r w:rsidRPr="0046138F">
        <w:rPr>
          <w:rFonts w:ascii="Times New Roman" w:hAnsi="Times New Roman" w:cs="Times New Roman"/>
          <w:color w:val="FF0000"/>
          <w:rPrChange w:id="618" w:author="Ori Y Zohar" w:date="2013-11-07T11:47:00Z">
            <w:rPr>
              <w:rFonts w:ascii="Times New Roman" w:hAnsi="Times New Roman" w:cs="Times New Roman"/>
            </w:rPr>
          </w:rPrChange>
        </w:rPr>
        <w:br/>
        <w:t>San Francisco, CA, 94104</w:t>
      </w:r>
      <w:r w:rsidRPr="0046138F">
        <w:rPr>
          <w:rFonts w:ascii="Times New Roman" w:hAnsi="Times New Roman" w:cs="Times New Roman"/>
          <w:color w:val="FF0000"/>
          <w:rPrChange w:id="619" w:author="Ori Y Zohar" w:date="2013-11-07T11:47:00Z">
            <w:rPr>
              <w:rFonts w:ascii="Times New Roman" w:hAnsi="Times New Roman" w:cs="Times New Roman"/>
            </w:rPr>
          </w:rPrChange>
        </w:rPr>
        <w:br/>
      </w:r>
      <w:r w:rsidRPr="0046138F">
        <w:rPr>
          <w:rFonts w:ascii="Times New Roman" w:hAnsi="Times New Roman" w:cs="Times New Roman"/>
          <w:i/>
          <w:color w:val="FF0000"/>
          <w:rPrChange w:id="620" w:author="Ori Y Zohar" w:date="2013-11-07T11:47:00Z">
            <w:rPr>
              <w:rFonts w:ascii="Times New Roman" w:hAnsi="Times New Roman" w:cs="Times New Roman"/>
              <w:i/>
            </w:rPr>
          </w:rPrChange>
        </w:rPr>
        <w:t>Show location of branch on Google Maps</w:t>
      </w:r>
    </w:p>
    <w:p w14:paraId="5E5AF7F6" w14:textId="0CCB3CC3" w:rsidR="00945D31" w:rsidRPr="0046138F" w:rsidRDefault="00945D31" w:rsidP="004A2533">
      <w:pPr>
        <w:pStyle w:val="ListParagraph"/>
        <w:numPr>
          <w:ilvl w:val="2"/>
          <w:numId w:val="4"/>
        </w:numPr>
        <w:rPr>
          <w:rFonts w:ascii="Times New Roman" w:hAnsi="Times New Roman" w:cs="Times New Roman"/>
          <w:color w:val="FF0000"/>
          <w:rPrChange w:id="621" w:author="Ori Y Zohar" w:date="2013-11-07T11:47:00Z">
            <w:rPr>
              <w:rFonts w:ascii="Times New Roman" w:hAnsi="Times New Roman" w:cs="Times New Roman"/>
            </w:rPr>
          </w:rPrChange>
        </w:rPr>
      </w:pPr>
      <w:r w:rsidRPr="0046138F">
        <w:rPr>
          <w:rFonts w:ascii="Times New Roman" w:hAnsi="Times New Roman" w:cs="Times New Roman"/>
          <w:b/>
          <w:color w:val="FF0000"/>
          <w:rPrChange w:id="622" w:author="Ori Y Zohar" w:date="2013-11-07T11:47:00Z">
            <w:rPr>
              <w:rFonts w:ascii="Times New Roman" w:hAnsi="Times New Roman" w:cs="Times New Roman"/>
              <w:b/>
            </w:rPr>
          </w:rPrChange>
        </w:rPr>
        <w:t xml:space="preserve">Call us: </w:t>
      </w:r>
      <w:r w:rsidRPr="0046138F">
        <w:rPr>
          <w:rFonts w:ascii="Times New Roman" w:hAnsi="Times New Roman" w:cs="Times New Roman"/>
          <w:color w:val="FF0000"/>
          <w:rPrChange w:id="623" w:author="Ori Y Zohar" w:date="2013-11-07T11:47:00Z">
            <w:rPr>
              <w:rFonts w:ascii="Times New Roman" w:hAnsi="Times New Roman" w:cs="Times New Roman"/>
            </w:rPr>
          </w:rPrChange>
        </w:rPr>
        <w:t>1-855-SINDEO1 (</w:t>
      </w:r>
      <w:r w:rsidR="00C11BE4" w:rsidRPr="0046138F">
        <w:rPr>
          <w:rFonts w:ascii="Times New Roman" w:hAnsi="Times New Roman" w:cs="Times New Roman"/>
          <w:color w:val="FF0000"/>
          <w:rPrChange w:id="624" w:author="Ori Y Zohar" w:date="2013-11-07T11:47:00Z">
            <w:rPr>
              <w:rFonts w:ascii="Times New Roman" w:hAnsi="Times New Roman" w:cs="Times New Roman"/>
            </w:rPr>
          </w:rPrChange>
        </w:rPr>
        <w:t>1-855-746-3361)</w:t>
      </w:r>
    </w:p>
    <w:p w14:paraId="22E2B1BC" w14:textId="77777777" w:rsidR="004A2533" w:rsidRPr="0046138F" w:rsidRDefault="004A2533" w:rsidP="004A2533">
      <w:pPr>
        <w:pStyle w:val="ListParagraph"/>
        <w:numPr>
          <w:ilvl w:val="2"/>
          <w:numId w:val="4"/>
        </w:numPr>
        <w:rPr>
          <w:rFonts w:ascii="Times New Roman" w:hAnsi="Times New Roman" w:cs="Times New Roman"/>
          <w:i/>
          <w:color w:val="FF0000"/>
          <w:rPrChange w:id="625" w:author="Ori Y Zohar" w:date="2013-11-07T11:47:00Z">
            <w:rPr>
              <w:rFonts w:ascii="Times New Roman" w:hAnsi="Times New Roman" w:cs="Times New Roman"/>
              <w:i/>
            </w:rPr>
          </w:rPrChange>
        </w:rPr>
      </w:pPr>
      <w:r w:rsidRPr="0046138F">
        <w:rPr>
          <w:rFonts w:ascii="Times New Roman" w:hAnsi="Times New Roman" w:cs="Times New Roman"/>
          <w:b/>
          <w:color w:val="FF0000"/>
          <w:rPrChange w:id="626" w:author="Ori Y Zohar" w:date="2013-11-07T11:47:00Z">
            <w:rPr>
              <w:rFonts w:ascii="Times New Roman" w:hAnsi="Times New Roman" w:cs="Times New Roman"/>
              <w:b/>
            </w:rPr>
          </w:rPrChange>
        </w:rPr>
        <w:t>E-mail us</w:t>
      </w:r>
      <w:r w:rsidRPr="0046138F">
        <w:rPr>
          <w:rFonts w:ascii="Times New Roman" w:hAnsi="Times New Roman" w:cs="Times New Roman"/>
          <w:color w:val="FF0000"/>
          <w:rPrChange w:id="627" w:author="Ori Y Zohar" w:date="2013-11-07T11:47:00Z">
            <w:rPr>
              <w:rFonts w:ascii="Times New Roman" w:hAnsi="Times New Roman" w:cs="Times New Roman"/>
            </w:rPr>
          </w:rPrChange>
        </w:rPr>
        <w:t xml:space="preserve">: </w:t>
      </w:r>
      <w:r w:rsidRPr="0046138F">
        <w:rPr>
          <w:color w:val="FF0000"/>
          <w:rPrChange w:id="628" w:author="Ori Y Zohar" w:date="2013-11-07T11:47:00Z">
            <w:rPr>
              <w:rStyle w:val="Hyperlink"/>
              <w:rFonts w:ascii="Times New Roman" w:hAnsi="Times New Roman" w:cs="Times New Roman"/>
            </w:rPr>
          </w:rPrChange>
        </w:rPr>
        <w:fldChar w:fldCharType="begin"/>
      </w:r>
      <w:r w:rsidRPr="0046138F">
        <w:rPr>
          <w:color w:val="FF0000"/>
          <w:rPrChange w:id="629" w:author="Ori Y Zohar" w:date="2013-11-07T11:47:00Z">
            <w:rPr/>
          </w:rPrChange>
        </w:rPr>
        <w:instrText xml:space="preserve"> HYPERLINK "mailto:info@sindeo.com" </w:instrText>
      </w:r>
      <w:r w:rsidRPr="0046138F">
        <w:rPr>
          <w:color w:val="FF0000"/>
          <w:rPrChange w:id="630" w:author="Ori Y Zohar" w:date="2013-11-07T11:47:00Z">
            <w:rPr>
              <w:rStyle w:val="Hyperlink"/>
              <w:rFonts w:ascii="Times New Roman" w:hAnsi="Times New Roman" w:cs="Times New Roman"/>
            </w:rPr>
          </w:rPrChange>
        </w:rPr>
        <w:fldChar w:fldCharType="separate"/>
      </w:r>
      <w:r w:rsidRPr="0046138F">
        <w:rPr>
          <w:rStyle w:val="Hyperlink"/>
          <w:rFonts w:ascii="Times New Roman" w:hAnsi="Times New Roman" w:cs="Times New Roman"/>
          <w:color w:val="FF0000"/>
          <w:rPrChange w:id="631" w:author="Ori Y Zohar" w:date="2013-11-07T11:47:00Z">
            <w:rPr>
              <w:rStyle w:val="Hyperlink"/>
              <w:rFonts w:ascii="Times New Roman" w:hAnsi="Times New Roman" w:cs="Times New Roman"/>
            </w:rPr>
          </w:rPrChange>
        </w:rPr>
        <w:t>info@sindeo.com</w:t>
      </w:r>
      <w:r w:rsidRPr="0046138F">
        <w:rPr>
          <w:rStyle w:val="Hyperlink"/>
          <w:rFonts w:ascii="Times New Roman" w:hAnsi="Times New Roman" w:cs="Times New Roman"/>
          <w:color w:val="FF0000"/>
          <w:rPrChange w:id="632" w:author="Ori Y Zohar" w:date="2013-11-07T11:47:00Z">
            <w:rPr>
              <w:rStyle w:val="Hyperlink"/>
              <w:rFonts w:ascii="Times New Roman" w:hAnsi="Times New Roman" w:cs="Times New Roman"/>
            </w:rPr>
          </w:rPrChange>
        </w:rPr>
        <w:fldChar w:fldCharType="end"/>
      </w:r>
    </w:p>
    <w:p w14:paraId="4989833C" w14:textId="77777777" w:rsidR="00C11BE4" w:rsidRPr="0046138F" w:rsidRDefault="00C11BE4" w:rsidP="004A2533">
      <w:pPr>
        <w:pStyle w:val="ListParagraph"/>
        <w:numPr>
          <w:ilvl w:val="2"/>
          <w:numId w:val="4"/>
        </w:numPr>
        <w:shd w:val="clear" w:color="auto" w:fill="FFFFFF"/>
        <w:spacing w:before="100" w:beforeAutospacing="1" w:after="100" w:afterAutospacing="1"/>
        <w:rPr>
          <w:rFonts w:ascii="Times New Roman" w:hAnsi="Times New Roman" w:cs="Times New Roman"/>
          <w:b/>
          <w:color w:val="FF0000"/>
          <w:rPrChange w:id="633" w:author="Ori Y Zohar" w:date="2013-11-07T11:47:00Z">
            <w:rPr>
              <w:rFonts w:ascii="Times New Roman" w:hAnsi="Times New Roman" w:cs="Times New Roman"/>
              <w:b/>
            </w:rPr>
          </w:rPrChange>
        </w:rPr>
      </w:pPr>
      <w:r w:rsidRPr="0046138F">
        <w:rPr>
          <w:rFonts w:ascii="Times New Roman" w:hAnsi="Times New Roman" w:cs="Times New Roman"/>
          <w:b/>
          <w:color w:val="FF0000"/>
          <w:bdr w:val="none" w:sz="0" w:space="0" w:color="auto" w:frame="1"/>
          <w:rPrChange w:id="634" w:author="Ori Y Zohar" w:date="2013-11-07T11:47:00Z">
            <w:rPr>
              <w:rFonts w:ascii="Times New Roman" w:hAnsi="Times New Roman" w:cs="Times New Roman"/>
              <w:b/>
              <w:bdr w:val="none" w:sz="0" w:space="0" w:color="auto" w:frame="1"/>
            </w:rPr>
          </w:rPrChange>
        </w:rPr>
        <w:t>Send us a message</w:t>
      </w:r>
      <w:r w:rsidR="004A2533" w:rsidRPr="0046138F">
        <w:rPr>
          <w:rFonts w:ascii="Times New Roman" w:hAnsi="Times New Roman" w:cs="Times New Roman"/>
          <w:b/>
          <w:color w:val="FF0000"/>
          <w:bdr w:val="none" w:sz="0" w:space="0" w:color="auto" w:frame="1"/>
          <w:rPrChange w:id="635" w:author="Ori Y Zohar" w:date="2013-11-07T11:47:00Z">
            <w:rPr>
              <w:rFonts w:ascii="Times New Roman" w:hAnsi="Times New Roman" w:cs="Times New Roman"/>
              <w:b/>
              <w:bdr w:val="none" w:sz="0" w:space="0" w:color="auto" w:frame="1"/>
            </w:rPr>
          </w:rPrChange>
        </w:rPr>
        <w:t>:</w:t>
      </w:r>
    </w:p>
    <w:p w14:paraId="5B096B1E" w14:textId="55526438" w:rsidR="004A2533" w:rsidRPr="0046138F" w:rsidRDefault="004A2533" w:rsidP="00C11BE4">
      <w:pPr>
        <w:pStyle w:val="ListParagraph"/>
        <w:numPr>
          <w:ilvl w:val="3"/>
          <w:numId w:val="4"/>
        </w:numPr>
        <w:shd w:val="clear" w:color="auto" w:fill="FFFFFF"/>
        <w:spacing w:before="100" w:beforeAutospacing="1" w:after="100" w:afterAutospacing="1"/>
        <w:rPr>
          <w:rFonts w:ascii="Times New Roman" w:hAnsi="Times New Roman" w:cs="Times New Roman"/>
          <w:b/>
          <w:color w:val="FF0000"/>
          <w:rPrChange w:id="636" w:author="Ori Y Zohar" w:date="2013-11-07T11:47:00Z">
            <w:rPr>
              <w:rFonts w:ascii="Times New Roman" w:hAnsi="Times New Roman" w:cs="Times New Roman"/>
              <w:b/>
            </w:rPr>
          </w:rPrChange>
        </w:rPr>
      </w:pPr>
      <w:r w:rsidRPr="0046138F">
        <w:rPr>
          <w:rFonts w:ascii="Times New Roman" w:hAnsi="Times New Roman" w:cs="Times New Roman"/>
          <w:color w:val="FF0000"/>
          <w:bdr w:val="none" w:sz="0" w:space="0" w:color="auto" w:frame="1"/>
          <w:rPrChange w:id="637" w:author="Ori Y Zohar" w:date="2013-11-07T11:47:00Z">
            <w:rPr>
              <w:rFonts w:ascii="Times New Roman" w:hAnsi="Times New Roman" w:cs="Times New Roman"/>
              <w:bdr w:val="none" w:sz="0" w:space="0" w:color="auto" w:frame="1"/>
            </w:rPr>
          </w:rPrChange>
        </w:rPr>
        <w:t>Contact form (first and last name, e-mail, phone, message)</w:t>
      </w:r>
    </w:p>
    <w:p w14:paraId="7A69A366" w14:textId="41AE7BD6" w:rsidR="0046138F" w:rsidRPr="0046138F" w:rsidRDefault="0046138F" w:rsidP="0046138F">
      <w:pPr>
        <w:pStyle w:val="ListParagraph"/>
        <w:numPr>
          <w:ilvl w:val="1"/>
          <w:numId w:val="4"/>
        </w:numPr>
        <w:shd w:val="clear" w:color="auto" w:fill="FFFFFF"/>
        <w:spacing w:before="100" w:beforeAutospacing="1" w:after="100" w:afterAutospacing="1"/>
        <w:rPr>
          <w:rFonts w:ascii="Times New Roman" w:hAnsi="Times New Roman" w:cs="Times New Roman"/>
          <w:b/>
          <w:color w:val="FF0000"/>
          <w:rPrChange w:id="638" w:author="Ori Y Zohar" w:date="2013-11-07T11:47:00Z">
            <w:rPr>
              <w:rFonts w:ascii="Times New Roman" w:hAnsi="Times New Roman" w:cs="Times New Roman"/>
              <w:b/>
            </w:rPr>
          </w:rPrChange>
        </w:rPr>
      </w:pPr>
      <w:r w:rsidRPr="0046138F">
        <w:rPr>
          <w:rFonts w:ascii="Times New Roman" w:hAnsi="Times New Roman" w:cs="Times New Roman"/>
          <w:b/>
          <w:color w:val="FF0000"/>
          <w:bdr w:val="none" w:sz="0" w:space="0" w:color="auto" w:frame="1"/>
          <w:rPrChange w:id="639" w:author="Ori Y Zohar" w:date="2013-11-07T11:47:00Z">
            <w:rPr>
              <w:rFonts w:ascii="Times New Roman" w:hAnsi="Times New Roman" w:cs="Times New Roman"/>
              <w:b/>
              <w:bdr w:val="none" w:sz="0" w:space="0" w:color="auto" w:frame="1"/>
            </w:rPr>
          </w:rPrChange>
        </w:rPr>
        <w:t>Reference:</w:t>
      </w:r>
    </w:p>
    <w:p w14:paraId="1DC10E27" w14:textId="5DD19D47" w:rsidR="0018799F" w:rsidRPr="0046138F" w:rsidRDefault="004A2533" w:rsidP="0018799F">
      <w:pPr>
        <w:rPr>
          <w:color w:val="FF0000"/>
          <w:rPrChange w:id="640" w:author="Ori Y Zohar" w:date="2013-11-07T11:47:00Z">
            <w:rPr/>
          </w:rPrChange>
        </w:rPr>
      </w:pPr>
      <w:r w:rsidRPr="0046138F">
        <w:rPr>
          <w:rFonts w:ascii="Times New Roman" w:hAnsi="Times New Roman" w:cs="Times New Roman"/>
          <w:noProof/>
          <w:color w:val="FF0000"/>
          <w:rPrChange w:id="641" w:author="Unknown">
            <w:rPr>
              <w:rFonts w:ascii="Times New Roman" w:hAnsi="Times New Roman" w:cs="Times New Roman"/>
              <w:noProof/>
            </w:rPr>
          </w:rPrChange>
        </w:rPr>
        <w:drawing>
          <wp:inline distT="0" distB="0" distL="0" distR="0" wp14:anchorId="01409376" wp14:editId="2565B63D">
            <wp:extent cx="5740176" cy="2445871"/>
            <wp:effectExtent l="0" t="0" r="63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740920" cy="2446188"/>
                    </a:xfrm>
                    <a:prstGeom prst="rect">
                      <a:avLst/>
                    </a:prstGeom>
                    <a:noFill/>
                    <a:ln>
                      <a:noFill/>
                    </a:ln>
                  </pic:spPr>
                </pic:pic>
              </a:graphicData>
            </a:graphic>
          </wp:inline>
        </w:drawing>
      </w:r>
      <w:r w:rsidRPr="0046138F">
        <w:rPr>
          <w:rFonts w:ascii="Times New Roman" w:hAnsi="Times New Roman" w:cs="Times New Roman"/>
          <w:color w:val="FF0000"/>
          <w:rPrChange w:id="642" w:author="Ori Y Zohar" w:date="2013-11-07T11:47:00Z">
            <w:rPr>
              <w:rFonts w:ascii="Times New Roman" w:hAnsi="Times New Roman" w:cs="Times New Roman"/>
            </w:rPr>
          </w:rPrChange>
        </w:rPr>
        <w:t xml:space="preserve"> http://www.sindeo.com/contact/</w:t>
      </w:r>
    </w:p>
    <w:sectPr w:rsidR="0018799F" w:rsidRPr="0046138F" w:rsidSect="00316C7C">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D038C1" w15:done="0"/>
  <w15:commentEx w15:paraId="7247C22A" w15:paraIdParent="25D038C1" w15:done="0"/>
  <w15:commentEx w15:paraId="6C3C7F88" w15:done="0"/>
  <w15:commentEx w15:paraId="5177203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F34"/>
    <w:multiLevelType w:val="hybridMultilevel"/>
    <w:tmpl w:val="F79A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01E72"/>
    <w:multiLevelType w:val="hybridMultilevel"/>
    <w:tmpl w:val="A238E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556C22"/>
    <w:multiLevelType w:val="hybridMultilevel"/>
    <w:tmpl w:val="2D34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8766D"/>
    <w:multiLevelType w:val="hybridMultilevel"/>
    <w:tmpl w:val="2A403D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10C3B9B"/>
    <w:multiLevelType w:val="multilevel"/>
    <w:tmpl w:val="E75C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424C80"/>
    <w:multiLevelType w:val="hybridMultilevel"/>
    <w:tmpl w:val="09E62290"/>
    <w:lvl w:ilvl="0" w:tplc="701EA6B4">
      <w:start w:val="1"/>
      <w:numFmt w:val="decimal"/>
      <w:lvlText w:val="%1."/>
      <w:lvlJc w:val="left"/>
      <w:pPr>
        <w:ind w:left="2520" w:hanging="360"/>
      </w:pPr>
      <w:rPr>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2EE966EC"/>
    <w:multiLevelType w:val="hybridMultilevel"/>
    <w:tmpl w:val="C0AC13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7EF62C62">
      <w:numFmt w:val="bullet"/>
      <w:lvlText w:val="-"/>
      <w:lvlJc w:val="left"/>
      <w:pPr>
        <w:ind w:left="3960" w:hanging="360"/>
      </w:pPr>
      <w:rPr>
        <w:rFonts w:ascii="Times New Roman" w:eastAsiaTheme="minorEastAsia" w:hAnsi="Times New Roman" w:cs="Times New Roman"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3AC0229"/>
    <w:multiLevelType w:val="hybridMultilevel"/>
    <w:tmpl w:val="312837BE"/>
    <w:lvl w:ilvl="0" w:tplc="E4D45FFE">
      <w:start w:val="1"/>
      <w:numFmt w:val="decimal"/>
      <w:lvlText w:val="%1."/>
      <w:lvlJc w:val="left"/>
      <w:pPr>
        <w:tabs>
          <w:tab w:val="num" w:pos="2160"/>
        </w:tabs>
        <w:ind w:left="2160" w:hanging="360"/>
      </w:pPr>
    </w:lvl>
    <w:lvl w:ilvl="1" w:tplc="275AF24A" w:tentative="1">
      <w:start w:val="1"/>
      <w:numFmt w:val="decimal"/>
      <w:lvlText w:val="%2."/>
      <w:lvlJc w:val="left"/>
      <w:pPr>
        <w:tabs>
          <w:tab w:val="num" w:pos="2880"/>
        </w:tabs>
        <w:ind w:left="2880" w:hanging="360"/>
      </w:pPr>
    </w:lvl>
    <w:lvl w:ilvl="2" w:tplc="B5E0030A" w:tentative="1">
      <w:start w:val="1"/>
      <w:numFmt w:val="decimal"/>
      <w:lvlText w:val="%3."/>
      <w:lvlJc w:val="left"/>
      <w:pPr>
        <w:tabs>
          <w:tab w:val="num" w:pos="3600"/>
        </w:tabs>
        <w:ind w:left="3600" w:hanging="360"/>
      </w:pPr>
    </w:lvl>
    <w:lvl w:ilvl="3" w:tplc="F2540B34" w:tentative="1">
      <w:start w:val="1"/>
      <w:numFmt w:val="decimal"/>
      <w:lvlText w:val="%4."/>
      <w:lvlJc w:val="left"/>
      <w:pPr>
        <w:tabs>
          <w:tab w:val="num" w:pos="4320"/>
        </w:tabs>
        <w:ind w:left="4320" w:hanging="360"/>
      </w:pPr>
    </w:lvl>
    <w:lvl w:ilvl="4" w:tplc="2DAEDE14" w:tentative="1">
      <w:start w:val="1"/>
      <w:numFmt w:val="decimal"/>
      <w:lvlText w:val="%5."/>
      <w:lvlJc w:val="left"/>
      <w:pPr>
        <w:tabs>
          <w:tab w:val="num" w:pos="5040"/>
        </w:tabs>
        <w:ind w:left="5040" w:hanging="360"/>
      </w:pPr>
    </w:lvl>
    <w:lvl w:ilvl="5" w:tplc="4698A1E6" w:tentative="1">
      <w:start w:val="1"/>
      <w:numFmt w:val="decimal"/>
      <w:lvlText w:val="%6."/>
      <w:lvlJc w:val="left"/>
      <w:pPr>
        <w:tabs>
          <w:tab w:val="num" w:pos="5760"/>
        </w:tabs>
        <w:ind w:left="5760" w:hanging="360"/>
      </w:pPr>
    </w:lvl>
    <w:lvl w:ilvl="6" w:tplc="A55E8DBA" w:tentative="1">
      <w:start w:val="1"/>
      <w:numFmt w:val="decimal"/>
      <w:lvlText w:val="%7."/>
      <w:lvlJc w:val="left"/>
      <w:pPr>
        <w:tabs>
          <w:tab w:val="num" w:pos="6480"/>
        </w:tabs>
        <w:ind w:left="6480" w:hanging="360"/>
      </w:pPr>
    </w:lvl>
    <w:lvl w:ilvl="7" w:tplc="AC301F7C" w:tentative="1">
      <w:start w:val="1"/>
      <w:numFmt w:val="decimal"/>
      <w:lvlText w:val="%8."/>
      <w:lvlJc w:val="left"/>
      <w:pPr>
        <w:tabs>
          <w:tab w:val="num" w:pos="7200"/>
        </w:tabs>
        <w:ind w:left="7200" w:hanging="360"/>
      </w:pPr>
    </w:lvl>
    <w:lvl w:ilvl="8" w:tplc="329E4588" w:tentative="1">
      <w:start w:val="1"/>
      <w:numFmt w:val="decimal"/>
      <w:lvlText w:val="%9."/>
      <w:lvlJc w:val="left"/>
      <w:pPr>
        <w:tabs>
          <w:tab w:val="num" w:pos="7920"/>
        </w:tabs>
        <w:ind w:left="7920" w:hanging="360"/>
      </w:pPr>
    </w:lvl>
  </w:abstractNum>
  <w:abstractNum w:abstractNumId="8">
    <w:nsid w:val="48F93888"/>
    <w:multiLevelType w:val="hybridMultilevel"/>
    <w:tmpl w:val="FA58AEC6"/>
    <w:lvl w:ilvl="0" w:tplc="701EA6B4">
      <w:start w:val="1"/>
      <w:numFmt w:val="decimal"/>
      <w:lvlText w:val="%1."/>
      <w:lvlJc w:val="left"/>
      <w:pPr>
        <w:ind w:left="25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A00E64"/>
    <w:multiLevelType w:val="hybridMultilevel"/>
    <w:tmpl w:val="6B645E32"/>
    <w:lvl w:ilvl="0" w:tplc="00028380">
      <w:start w:val="1"/>
      <w:numFmt w:val="bullet"/>
      <w:lvlText w:val="•"/>
      <w:lvlJc w:val="left"/>
      <w:pPr>
        <w:tabs>
          <w:tab w:val="num" w:pos="720"/>
        </w:tabs>
        <w:ind w:left="720" w:hanging="360"/>
      </w:pPr>
      <w:rPr>
        <w:rFonts w:ascii="Times" w:hAnsi="Times" w:hint="default"/>
      </w:rPr>
    </w:lvl>
    <w:lvl w:ilvl="1" w:tplc="606EBB08" w:tentative="1">
      <w:start w:val="1"/>
      <w:numFmt w:val="bullet"/>
      <w:lvlText w:val="•"/>
      <w:lvlJc w:val="left"/>
      <w:pPr>
        <w:tabs>
          <w:tab w:val="num" w:pos="1440"/>
        </w:tabs>
        <w:ind w:left="1440" w:hanging="360"/>
      </w:pPr>
      <w:rPr>
        <w:rFonts w:ascii="Times" w:hAnsi="Times" w:hint="default"/>
      </w:rPr>
    </w:lvl>
    <w:lvl w:ilvl="2" w:tplc="955C891A">
      <w:numFmt w:val="bullet"/>
      <w:lvlText w:val="–"/>
      <w:lvlJc w:val="left"/>
      <w:pPr>
        <w:tabs>
          <w:tab w:val="num" w:pos="2160"/>
        </w:tabs>
        <w:ind w:left="2160" w:hanging="360"/>
      </w:pPr>
      <w:rPr>
        <w:rFonts w:ascii="Arial" w:hAnsi="Arial" w:hint="default"/>
      </w:rPr>
    </w:lvl>
    <w:lvl w:ilvl="3" w:tplc="2522043E" w:tentative="1">
      <w:start w:val="1"/>
      <w:numFmt w:val="bullet"/>
      <w:lvlText w:val="•"/>
      <w:lvlJc w:val="left"/>
      <w:pPr>
        <w:tabs>
          <w:tab w:val="num" w:pos="2880"/>
        </w:tabs>
        <w:ind w:left="2880" w:hanging="360"/>
      </w:pPr>
      <w:rPr>
        <w:rFonts w:ascii="Times" w:hAnsi="Times" w:hint="default"/>
      </w:rPr>
    </w:lvl>
    <w:lvl w:ilvl="4" w:tplc="023E6DD8" w:tentative="1">
      <w:start w:val="1"/>
      <w:numFmt w:val="bullet"/>
      <w:lvlText w:val="•"/>
      <w:lvlJc w:val="left"/>
      <w:pPr>
        <w:tabs>
          <w:tab w:val="num" w:pos="3600"/>
        </w:tabs>
        <w:ind w:left="3600" w:hanging="360"/>
      </w:pPr>
      <w:rPr>
        <w:rFonts w:ascii="Times" w:hAnsi="Times" w:hint="default"/>
      </w:rPr>
    </w:lvl>
    <w:lvl w:ilvl="5" w:tplc="9AF2C1B2" w:tentative="1">
      <w:start w:val="1"/>
      <w:numFmt w:val="bullet"/>
      <w:lvlText w:val="•"/>
      <w:lvlJc w:val="left"/>
      <w:pPr>
        <w:tabs>
          <w:tab w:val="num" w:pos="4320"/>
        </w:tabs>
        <w:ind w:left="4320" w:hanging="360"/>
      </w:pPr>
      <w:rPr>
        <w:rFonts w:ascii="Times" w:hAnsi="Times" w:hint="default"/>
      </w:rPr>
    </w:lvl>
    <w:lvl w:ilvl="6" w:tplc="61B00664" w:tentative="1">
      <w:start w:val="1"/>
      <w:numFmt w:val="bullet"/>
      <w:lvlText w:val="•"/>
      <w:lvlJc w:val="left"/>
      <w:pPr>
        <w:tabs>
          <w:tab w:val="num" w:pos="5040"/>
        </w:tabs>
        <w:ind w:left="5040" w:hanging="360"/>
      </w:pPr>
      <w:rPr>
        <w:rFonts w:ascii="Times" w:hAnsi="Times" w:hint="default"/>
      </w:rPr>
    </w:lvl>
    <w:lvl w:ilvl="7" w:tplc="96B0815C" w:tentative="1">
      <w:start w:val="1"/>
      <w:numFmt w:val="bullet"/>
      <w:lvlText w:val="•"/>
      <w:lvlJc w:val="left"/>
      <w:pPr>
        <w:tabs>
          <w:tab w:val="num" w:pos="5760"/>
        </w:tabs>
        <w:ind w:left="5760" w:hanging="360"/>
      </w:pPr>
      <w:rPr>
        <w:rFonts w:ascii="Times" w:hAnsi="Times" w:hint="default"/>
      </w:rPr>
    </w:lvl>
    <w:lvl w:ilvl="8" w:tplc="15629F56" w:tentative="1">
      <w:start w:val="1"/>
      <w:numFmt w:val="bullet"/>
      <w:lvlText w:val="•"/>
      <w:lvlJc w:val="left"/>
      <w:pPr>
        <w:tabs>
          <w:tab w:val="num" w:pos="6480"/>
        </w:tabs>
        <w:ind w:left="6480" w:hanging="360"/>
      </w:pPr>
      <w:rPr>
        <w:rFonts w:ascii="Times" w:hAnsi="Times" w:hint="default"/>
      </w:rPr>
    </w:lvl>
  </w:abstractNum>
  <w:abstractNum w:abstractNumId="10">
    <w:nsid w:val="572C7894"/>
    <w:multiLevelType w:val="hybridMultilevel"/>
    <w:tmpl w:val="4FB2D720"/>
    <w:lvl w:ilvl="0" w:tplc="913AF910">
      <w:start w:val="1"/>
      <w:numFmt w:val="bullet"/>
      <w:lvlText w:val="•"/>
      <w:lvlJc w:val="left"/>
      <w:pPr>
        <w:tabs>
          <w:tab w:val="num" w:pos="720"/>
        </w:tabs>
        <w:ind w:left="720" w:hanging="360"/>
      </w:pPr>
      <w:rPr>
        <w:rFonts w:ascii="Times" w:hAnsi="Times" w:hint="default"/>
      </w:rPr>
    </w:lvl>
    <w:lvl w:ilvl="1" w:tplc="A4B672C2" w:tentative="1">
      <w:start w:val="1"/>
      <w:numFmt w:val="bullet"/>
      <w:lvlText w:val="•"/>
      <w:lvlJc w:val="left"/>
      <w:pPr>
        <w:tabs>
          <w:tab w:val="num" w:pos="1440"/>
        </w:tabs>
        <w:ind w:left="1440" w:hanging="360"/>
      </w:pPr>
      <w:rPr>
        <w:rFonts w:ascii="Times" w:hAnsi="Times" w:hint="default"/>
      </w:rPr>
    </w:lvl>
    <w:lvl w:ilvl="2" w:tplc="0A36228C">
      <w:numFmt w:val="bullet"/>
      <w:lvlText w:val="–"/>
      <w:lvlJc w:val="left"/>
      <w:pPr>
        <w:tabs>
          <w:tab w:val="num" w:pos="2160"/>
        </w:tabs>
        <w:ind w:left="2160" w:hanging="360"/>
      </w:pPr>
      <w:rPr>
        <w:rFonts w:ascii="Arial" w:hAnsi="Arial" w:hint="default"/>
      </w:rPr>
    </w:lvl>
    <w:lvl w:ilvl="3" w:tplc="B95ECD74" w:tentative="1">
      <w:start w:val="1"/>
      <w:numFmt w:val="bullet"/>
      <w:lvlText w:val="•"/>
      <w:lvlJc w:val="left"/>
      <w:pPr>
        <w:tabs>
          <w:tab w:val="num" w:pos="2880"/>
        </w:tabs>
        <w:ind w:left="2880" w:hanging="360"/>
      </w:pPr>
      <w:rPr>
        <w:rFonts w:ascii="Times" w:hAnsi="Times" w:hint="default"/>
      </w:rPr>
    </w:lvl>
    <w:lvl w:ilvl="4" w:tplc="5352082C" w:tentative="1">
      <w:start w:val="1"/>
      <w:numFmt w:val="bullet"/>
      <w:lvlText w:val="•"/>
      <w:lvlJc w:val="left"/>
      <w:pPr>
        <w:tabs>
          <w:tab w:val="num" w:pos="3600"/>
        </w:tabs>
        <w:ind w:left="3600" w:hanging="360"/>
      </w:pPr>
      <w:rPr>
        <w:rFonts w:ascii="Times" w:hAnsi="Times" w:hint="default"/>
      </w:rPr>
    </w:lvl>
    <w:lvl w:ilvl="5" w:tplc="BC4C62B6" w:tentative="1">
      <w:start w:val="1"/>
      <w:numFmt w:val="bullet"/>
      <w:lvlText w:val="•"/>
      <w:lvlJc w:val="left"/>
      <w:pPr>
        <w:tabs>
          <w:tab w:val="num" w:pos="4320"/>
        </w:tabs>
        <w:ind w:left="4320" w:hanging="360"/>
      </w:pPr>
      <w:rPr>
        <w:rFonts w:ascii="Times" w:hAnsi="Times" w:hint="default"/>
      </w:rPr>
    </w:lvl>
    <w:lvl w:ilvl="6" w:tplc="3D509A2C" w:tentative="1">
      <w:start w:val="1"/>
      <w:numFmt w:val="bullet"/>
      <w:lvlText w:val="•"/>
      <w:lvlJc w:val="left"/>
      <w:pPr>
        <w:tabs>
          <w:tab w:val="num" w:pos="5040"/>
        </w:tabs>
        <w:ind w:left="5040" w:hanging="360"/>
      </w:pPr>
      <w:rPr>
        <w:rFonts w:ascii="Times" w:hAnsi="Times" w:hint="default"/>
      </w:rPr>
    </w:lvl>
    <w:lvl w:ilvl="7" w:tplc="09EAB0B6" w:tentative="1">
      <w:start w:val="1"/>
      <w:numFmt w:val="bullet"/>
      <w:lvlText w:val="•"/>
      <w:lvlJc w:val="left"/>
      <w:pPr>
        <w:tabs>
          <w:tab w:val="num" w:pos="5760"/>
        </w:tabs>
        <w:ind w:left="5760" w:hanging="360"/>
      </w:pPr>
      <w:rPr>
        <w:rFonts w:ascii="Times" w:hAnsi="Times" w:hint="default"/>
      </w:rPr>
    </w:lvl>
    <w:lvl w:ilvl="8" w:tplc="DFF4276E" w:tentative="1">
      <w:start w:val="1"/>
      <w:numFmt w:val="bullet"/>
      <w:lvlText w:val="•"/>
      <w:lvlJc w:val="left"/>
      <w:pPr>
        <w:tabs>
          <w:tab w:val="num" w:pos="6480"/>
        </w:tabs>
        <w:ind w:left="6480" w:hanging="360"/>
      </w:pPr>
      <w:rPr>
        <w:rFonts w:ascii="Times" w:hAnsi="Times" w:hint="default"/>
      </w:rPr>
    </w:lvl>
  </w:abstractNum>
  <w:abstractNum w:abstractNumId="11">
    <w:nsid w:val="5AB80F94"/>
    <w:multiLevelType w:val="hybridMultilevel"/>
    <w:tmpl w:val="8E6C5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293032"/>
    <w:multiLevelType w:val="hybridMultilevel"/>
    <w:tmpl w:val="46C8C740"/>
    <w:lvl w:ilvl="0" w:tplc="95F43C0A">
      <w:start w:val="1"/>
      <w:numFmt w:val="bullet"/>
      <w:lvlText w:val="•"/>
      <w:lvlJc w:val="left"/>
      <w:pPr>
        <w:tabs>
          <w:tab w:val="num" w:pos="720"/>
        </w:tabs>
        <w:ind w:left="720" w:hanging="360"/>
      </w:pPr>
      <w:rPr>
        <w:rFonts w:ascii="Times" w:hAnsi="Times" w:hint="default"/>
      </w:rPr>
    </w:lvl>
    <w:lvl w:ilvl="1" w:tplc="A93A97BA" w:tentative="1">
      <w:start w:val="1"/>
      <w:numFmt w:val="bullet"/>
      <w:lvlText w:val="•"/>
      <w:lvlJc w:val="left"/>
      <w:pPr>
        <w:tabs>
          <w:tab w:val="num" w:pos="1440"/>
        </w:tabs>
        <w:ind w:left="1440" w:hanging="360"/>
      </w:pPr>
      <w:rPr>
        <w:rFonts w:ascii="Times" w:hAnsi="Times" w:hint="default"/>
      </w:rPr>
    </w:lvl>
    <w:lvl w:ilvl="2" w:tplc="5AAE2B72">
      <w:numFmt w:val="bullet"/>
      <w:lvlText w:val="–"/>
      <w:lvlJc w:val="left"/>
      <w:pPr>
        <w:tabs>
          <w:tab w:val="num" w:pos="2160"/>
        </w:tabs>
        <w:ind w:left="2160" w:hanging="360"/>
      </w:pPr>
      <w:rPr>
        <w:rFonts w:ascii="Arial" w:hAnsi="Arial" w:hint="default"/>
      </w:rPr>
    </w:lvl>
    <w:lvl w:ilvl="3" w:tplc="1A6E6B3C" w:tentative="1">
      <w:start w:val="1"/>
      <w:numFmt w:val="bullet"/>
      <w:lvlText w:val="•"/>
      <w:lvlJc w:val="left"/>
      <w:pPr>
        <w:tabs>
          <w:tab w:val="num" w:pos="2880"/>
        </w:tabs>
        <w:ind w:left="2880" w:hanging="360"/>
      </w:pPr>
      <w:rPr>
        <w:rFonts w:ascii="Times" w:hAnsi="Times" w:hint="default"/>
      </w:rPr>
    </w:lvl>
    <w:lvl w:ilvl="4" w:tplc="7B088778" w:tentative="1">
      <w:start w:val="1"/>
      <w:numFmt w:val="bullet"/>
      <w:lvlText w:val="•"/>
      <w:lvlJc w:val="left"/>
      <w:pPr>
        <w:tabs>
          <w:tab w:val="num" w:pos="3600"/>
        </w:tabs>
        <w:ind w:left="3600" w:hanging="360"/>
      </w:pPr>
      <w:rPr>
        <w:rFonts w:ascii="Times" w:hAnsi="Times" w:hint="default"/>
      </w:rPr>
    </w:lvl>
    <w:lvl w:ilvl="5" w:tplc="84B8072A" w:tentative="1">
      <w:start w:val="1"/>
      <w:numFmt w:val="bullet"/>
      <w:lvlText w:val="•"/>
      <w:lvlJc w:val="left"/>
      <w:pPr>
        <w:tabs>
          <w:tab w:val="num" w:pos="4320"/>
        </w:tabs>
        <w:ind w:left="4320" w:hanging="360"/>
      </w:pPr>
      <w:rPr>
        <w:rFonts w:ascii="Times" w:hAnsi="Times" w:hint="default"/>
      </w:rPr>
    </w:lvl>
    <w:lvl w:ilvl="6" w:tplc="288CE118" w:tentative="1">
      <w:start w:val="1"/>
      <w:numFmt w:val="bullet"/>
      <w:lvlText w:val="•"/>
      <w:lvlJc w:val="left"/>
      <w:pPr>
        <w:tabs>
          <w:tab w:val="num" w:pos="5040"/>
        </w:tabs>
        <w:ind w:left="5040" w:hanging="360"/>
      </w:pPr>
      <w:rPr>
        <w:rFonts w:ascii="Times" w:hAnsi="Times" w:hint="default"/>
      </w:rPr>
    </w:lvl>
    <w:lvl w:ilvl="7" w:tplc="FA94CA2C" w:tentative="1">
      <w:start w:val="1"/>
      <w:numFmt w:val="bullet"/>
      <w:lvlText w:val="•"/>
      <w:lvlJc w:val="left"/>
      <w:pPr>
        <w:tabs>
          <w:tab w:val="num" w:pos="5760"/>
        </w:tabs>
        <w:ind w:left="5760" w:hanging="360"/>
      </w:pPr>
      <w:rPr>
        <w:rFonts w:ascii="Times" w:hAnsi="Times" w:hint="default"/>
      </w:rPr>
    </w:lvl>
    <w:lvl w:ilvl="8" w:tplc="B3BA6FBA" w:tentative="1">
      <w:start w:val="1"/>
      <w:numFmt w:val="bullet"/>
      <w:lvlText w:val="•"/>
      <w:lvlJc w:val="left"/>
      <w:pPr>
        <w:tabs>
          <w:tab w:val="num" w:pos="6480"/>
        </w:tabs>
        <w:ind w:left="6480" w:hanging="360"/>
      </w:pPr>
      <w:rPr>
        <w:rFonts w:ascii="Times" w:hAnsi="Times" w:hint="default"/>
      </w:rPr>
    </w:lvl>
  </w:abstractNum>
  <w:abstractNum w:abstractNumId="13">
    <w:nsid w:val="6D906FC6"/>
    <w:multiLevelType w:val="multilevel"/>
    <w:tmpl w:val="A238E9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7375322D"/>
    <w:multiLevelType w:val="hybridMultilevel"/>
    <w:tmpl w:val="35043C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6"/>
  </w:num>
  <w:num w:numId="2">
    <w:abstractNumId w:val="2"/>
  </w:num>
  <w:num w:numId="3">
    <w:abstractNumId w:val="7"/>
  </w:num>
  <w:num w:numId="4">
    <w:abstractNumId w:val="1"/>
  </w:num>
  <w:num w:numId="5">
    <w:abstractNumId w:val="10"/>
  </w:num>
  <w:num w:numId="6">
    <w:abstractNumId w:val="4"/>
  </w:num>
  <w:num w:numId="7">
    <w:abstractNumId w:val="3"/>
  </w:num>
  <w:num w:numId="8">
    <w:abstractNumId w:val="14"/>
  </w:num>
  <w:num w:numId="9">
    <w:abstractNumId w:val="9"/>
  </w:num>
  <w:num w:numId="10">
    <w:abstractNumId w:val="12"/>
  </w:num>
  <w:num w:numId="11">
    <w:abstractNumId w:val="0"/>
  </w:num>
  <w:num w:numId="12">
    <w:abstractNumId w:val="11"/>
  </w:num>
  <w:num w:numId="13">
    <w:abstractNumId w:val="5"/>
  </w:num>
  <w:num w:numId="14">
    <w:abstractNumId w:val="8"/>
  </w:num>
  <w:num w:numId="15">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nT">
    <w15:presenceInfo w15:providerId="None" w15:userId="Glen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603"/>
    <w:rsid w:val="00012324"/>
    <w:rsid w:val="0002029F"/>
    <w:rsid w:val="000B0CD7"/>
    <w:rsid w:val="000B493F"/>
    <w:rsid w:val="000E4DCB"/>
    <w:rsid w:val="000E775F"/>
    <w:rsid w:val="000F5E88"/>
    <w:rsid w:val="00112CC6"/>
    <w:rsid w:val="00130402"/>
    <w:rsid w:val="0015480F"/>
    <w:rsid w:val="00166170"/>
    <w:rsid w:val="0018497E"/>
    <w:rsid w:val="0018799F"/>
    <w:rsid w:val="001E6008"/>
    <w:rsid w:val="002015D3"/>
    <w:rsid w:val="00211AC2"/>
    <w:rsid w:val="002C174F"/>
    <w:rsid w:val="00316C7C"/>
    <w:rsid w:val="003B20D6"/>
    <w:rsid w:val="003B560E"/>
    <w:rsid w:val="003B5D30"/>
    <w:rsid w:val="003B7C25"/>
    <w:rsid w:val="003F6C69"/>
    <w:rsid w:val="00423C03"/>
    <w:rsid w:val="0046138F"/>
    <w:rsid w:val="00473447"/>
    <w:rsid w:val="00482B4C"/>
    <w:rsid w:val="00483603"/>
    <w:rsid w:val="004977C6"/>
    <w:rsid w:val="0049792E"/>
    <w:rsid w:val="004A2533"/>
    <w:rsid w:val="004A6C37"/>
    <w:rsid w:val="004B7DE2"/>
    <w:rsid w:val="004D6EA5"/>
    <w:rsid w:val="00512BBF"/>
    <w:rsid w:val="00531672"/>
    <w:rsid w:val="00535E06"/>
    <w:rsid w:val="005459F6"/>
    <w:rsid w:val="00553CDD"/>
    <w:rsid w:val="0057123F"/>
    <w:rsid w:val="005A0611"/>
    <w:rsid w:val="005B664D"/>
    <w:rsid w:val="00636EB4"/>
    <w:rsid w:val="00684F41"/>
    <w:rsid w:val="00693581"/>
    <w:rsid w:val="006D568A"/>
    <w:rsid w:val="0075367B"/>
    <w:rsid w:val="007647B6"/>
    <w:rsid w:val="00775517"/>
    <w:rsid w:val="007910F5"/>
    <w:rsid w:val="007915E1"/>
    <w:rsid w:val="007B7F07"/>
    <w:rsid w:val="0080343A"/>
    <w:rsid w:val="00861B52"/>
    <w:rsid w:val="00895668"/>
    <w:rsid w:val="008B6A79"/>
    <w:rsid w:val="008E1000"/>
    <w:rsid w:val="00945D31"/>
    <w:rsid w:val="00952FA0"/>
    <w:rsid w:val="009619D3"/>
    <w:rsid w:val="009C6721"/>
    <w:rsid w:val="009F7A7E"/>
    <w:rsid w:val="00A26A9A"/>
    <w:rsid w:val="00AA0B6C"/>
    <w:rsid w:val="00AC60D4"/>
    <w:rsid w:val="00AD7045"/>
    <w:rsid w:val="00B15C68"/>
    <w:rsid w:val="00B259D4"/>
    <w:rsid w:val="00BB415E"/>
    <w:rsid w:val="00BF0C1D"/>
    <w:rsid w:val="00BF4BC9"/>
    <w:rsid w:val="00C004ED"/>
    <w:rsid w:val="00C11BE4"/>
    <w:rsid w:val="00C22A35"/>
    <w:rsid w:val="00C64858"/>
    <w:rsid w:val="00CA55EB"/>
    <w:rsid w:val="00CC11C9"/>
    <w:rsid w:val="00CC4C96"/>
    <w:rsid w:val="00CD1341"/>
    <w:rsid w:val="00CF2BF2"/>
    <w:rsid w:val="00D0692B"/>
    <w:rsid w:val="00D43B99"/>
    <w:rsid w:val="00DF2380"/>
    <w:rsid w:val="00E60B15"/>
    <w:rsid w:val="00E91546"/>
    <w:rsid w:val="00EB54A0"/>
    <w:rsid w:val="00F16C54"/>
    <w:rsid w:val="00F30235"/>
    <w:rsid w:val="00F367A2"/>
    <w:rsid w:val="00F41E5C"/>
    <w:rsid w:val="00FA7DBB"/>
    <w:rsid w:val="00FB7A3A"/>
    <w:rsid w:val="00FB7D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4B0D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0B493F"/>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603"/>
    <w:pPr>
      <w:ind w:left="720"/>
      <w:contextualSpacing/>
    </w:pPr>
  </w:style>
  <w:style w:type="paragraph" w:styleId="BalloonText">
    <w:name w:val="Balloon Text"/>
    <w:basedOn w:val="Normal"/>
    <w:link w:val="BalloonTextChar"/>
    <w:uiPriority w:val="99"/>
    <w:semiHidden/>
    <w:unhideWhenUsed/>
    <w:rsid w:val="007647B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47B6"/>
    <w:rPr>
      <w:rFonts w:ascii="Lucida Grande" w:hAnsi="Lucida Grande" w:cs="Lucida Grande"/>
      <w:sz w:val="18"/>
      <w:szCs w:val="18"/>
    </w:rPr>
  </w:style>
  <w:style w:type="character" w:styleId="Hyperlink">
    <w:name w:val="Hyperlink"/>
    <w:basedOn w:val="DefaultParagraphFont"/>
    <w:uiPriority w:val="99"/>
    <w:unhideWhenUsed/>
    <w:rsid w:val="007647B6"/>
    <w:rPr>
      <w:color w:val="0000FF" w:themeColor="hyperlink"/>
      <w:u w:val="single"/>
    </w:rPr>
  </w:style>
  <w:style w:type="paragraph" w:styleId="NormalWeb">
    <w:name w:val="Normal (Web)"/>
    <w:basedOn w:val="Normal"/>
    <w:uiPriority w:val="99"/>
    <w:unhideWhenUsed/>
    <w:rsid w:val="0015480F"/>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C004ED"/>
    <w:rPr>
      <w:color w:val="800080" w:themeColor="followedHyperlink"/>
      <w:u w:val="single"/>
    </w:rPr>
  </w:style>
  <w:style w:type="character" w:customStyle="1" w:styleId="Heading4Char">
    <w:name w:val="Heading 4 Char"/>
    <w:basedOn w:val="DefaultParagraphFont"/>
    <w:link w:val="Heading4"/>
    <w:uiPriority w:val="9"/>
    <w:rsid w:val="000B493F"/>
    <w:rPr>
      <w:rFonts w:ascii="Times" w:hAnsi="Times"/>
      <w:b/>
      <w:bCs/>
    </w:rPr>
  </w:style>
  <w:style w:type="paragraph" w:customStyle="1" w:styleId="desc">
    <w:name w:val="desc"/>
    <w:basedOn w:val="Normal"/>
    <w:rsid w:val="000B493F"/>
    <w:pPr>
      <w:spacing w:before="100" w:beforeAutospacing="1" w:after="100" w:afterAutospacing="1"/>
    </w:pPr>
    <w:rPr>
      <w:rFonts w:ascii="Times" w:hAnsi="Times"/>
      <w:sz w:val="20"/>
      <w:szCs w:val="20"/>
    </w:rPr>
  </w:style>
  <w:style w:type="character" w:customStyle="1" w:styleId="email">
    <w:name w:val="email"/>
    <w:basedOn w:val="DefaultParagraphFont"/>
    <w:rsid w:val="00AC60D4"/>
  </w:style>
  <w:style w:type="character" w:styleId="CommentReference">
    <w:name w:val="annotation reference"/>
    <w:basedOn w:val="DefaultParagraphFont"/>
    <w:uiPriority w:val="99"/>
    <w:semiHidden/>
    <w:unhideWhenUsed/>
    <w:rsid w:val="003B7C25"/>
    <w:rPr>
      <w:sz w:val="16"/>
      <w:szCs w:val="16"/>
    </w:rPr>
  </w:style>
  <w:style w:type="paragraph" w:styleId="CommentText">
    <w:name w:val="annotation text"/>
    <w:basedOn w:val="Normal"/>
    <w:link w:val="CommentTextChar"/>
    <w:uiPriority w:val="99"/>
    <w:semiHidden/>
    <w:unhideWhenUsed/>
    <w:rsid w:val="003B7C25"/>
    <w:rPr>
      <w:sz w:val="20"/>
      <w:szCs w:val="20"/>
    </w:rPr>
  </w:style>
  <w:style w:type="character" w:customStyle="1" w:styleId="CommentTextChar">
    <w:name w:val="Comment Text Char"/>
    <w:basedOn w:val="DefaultParagraphFont"/>
    <w:link w:val="CommentText"/>
    <w:uiPriority w:val="99"/>
    <w:semiHidden/>
    <w:rsid w:val="003B7C25"/>
    <w:rPr>
      <w:sz w:val="20"/>
      <w:szCs w:val="20"/>
    </w:rPr>
  </w:style>
  <w:style w:type="paragraph" w:styleId="CommentSubject">
    <w:name w:val="annotation subject"/>
    <w:basedOn w:val="CommentText"/>
    <w:next w:val="CommentText"/>
    <w:link w:val="CommentSubjectChar"/>
    <w:uiPriority w:val="99"/>
    <w:semiHidden/>
    <w:unhideWhenUsed/>
    <w:rsid w:val="003B7C25"/>
    <w:rPr>
      <w:b/>
      <w:bCs/>
    </w:rPr>
  </w:style>
  <w:style w:type="character" w:customStyle="1" w:styleId="CommentSubjectChar">
    <w:name w:val="Comment Subject Char"/>
    <w:basedOn w:val="CommentTextChar"/>
    <w:link w:val="CommentSubject"/>
    <w:uiPriority w:val="99"/>
    <w:semiHidden/>
    <w:rsid w:val="003B7C2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0B493F"/>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603"/>
    <w:pPr>
      <w:ind w:left="720"/>
      <w:contextualSpacing/>
    </w:pPr>
  </w:style>
  <w:style w:type="paragraph" w:styleId="BalloonText">
    <w:name w:val="Balloon Text"/>
    <w:basedOn w:val="Normal"/>
    <w:link w:val="BalloonTextChar"/>
    <w:uiPriority w:val="99"/>
    <w:semiHidden/>
    <w:unhideWhenUsed/>
    <w:rsid w:val="007647B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47B6"/>
    <w:rPr>
      <w:rFonts w:ascii="Lucida Grande" w:hAnsi="Lucida Grande" w:cs="Lucida Grande"/>
      <w:sz w:val="18"/>
      <w:szCs w:val="18"/>
    </w:rPr>
  </w:style>
  <w:style w:type="character" w:styleId="Hyperlink">
    <w:name w:val="Hyperlink"/>
    <w:basedOn w:val="DefaultParagraphFont"/>
    <w:uiPriority w:val="99"/>
    <w:unhideWhenUsed/>
    <w:rsid w:val="007647B6"/>
    <w:rPr>
      <w:color w:val="0000FF" w:themeColor="hyperlink"/>
      <w:u w:val="single"/>
    </w:rPr>
  </w:style>
  <w:style w:type="paragraph" w:styleId="NormalWeb">
    <w:name w:val="Normal (Web)"/>
    <w:basedOn w:val="Normal"/>
    <w:uiPriority w:val="99"/>
    <w:unhideWhenUsed/>
    <w:rsid w:val="0015480F"/>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C004ED"/>
    <w:rPr>
      <w:color w:val="800080" w:themeColor="followedHyperlink"/>
      <w:u w:val="single"/>
    </w:rPr>
  </w:style>
  <w:style w:type="character" w:customStyle="1" w:styleId="Heading4Char">
    <w:name w:val="Heading 4 Char"/>
    <w:basedOn w:val="DefaultParagraphFont"/>
    <w:link w:val="Heading4"/>
    <w:uiPriority w:val="9"/>
    <w:rsid w:val="000B493F"/>
    <w:rPr>
      <w:rFonts w:ascii="Times" w:hAnsi="Times"/>
      <w:b/>
      <w:bCs/>
    </w:rPr>
  </w:style>
  <w:style w:type="paragraph" w:customStyle="1" w:styleId="desc">
    <w:name w:val="desc"/>
    <w:basedOn w:val="Normal"/>
    <w:rsid w:val="000B493F"/>
    <w:pPr>
      <w:spacing w:before="100" w:beforeAutospacing="1" w:after="100" w:afterAutospacing="1"/>
    </w:pPr>
    <w:rPr>
      <w:rFonts w:ascii="Times" w:hAnsi="Times"/>
      <w:sz w:val="20"/>
      <w:szCs w:val="20"/>
    </w:rPr>
  </w:style>
  <w:style w:type="character" w:customStyle="1" w:styleId="email">
    <w:name w:val="email"/>
    <w:basedOn w:val="DefaultParagraphFont"/>
    <w:rsid w:val="00AC60D4"/>
  </w:style>
  <w:style w:type="character" w:styleId="CommentReference">
    <w:name w:val="annotation reference"/>
    <w:basedOn w:val="DefaultParagraphFont"/>
    <w:uiPriority w:val="99"/>
    <w:semiHidden/>
    <w:unhideWhenUsed/>
    <w:rsid w:val="003B7C25"/>
    <w:rPr>
      <w:sz w:val="16"/>
      <w:szCs w:val="16"/>
    </w:rPr>
  </w:style>
  <w:style w:type="paragraph" w:styleId="CommentText">
    <w:name w:val="annotation text"/>
    <w:basedOn w:val="Normal"/>
    <w:link w:val="CommentTextChar"/>
    <w:uiPriority w:val="99"/>
    <w:semiHidden/>
    <w:unhideWhenUsed/>
    <w:rsid w:val="003B7C25"/>
    <w:rPr>
      <w:sz w:val="20"/>
      <w:szCs w:val="20"/>
    </w:rPr>
  </w:style>
  <w:style w:type="character" w:customStyle="1" w:styleId="CommentTextChar">
    <w:name w:val="Comment Text Char"/>
    <w:basedOn w:val="DefaultParagraphFont"/>
    <w:link w:val="CommentText"/>
    <w:uiPriority w:val="99"/>
    <w:semiHidden/>
    <w:rsid w:val="003B7C25"/>
    <w:rPr>
      <w:sz w:val="20"/>
      <w:szCs w:val="20"/>
    </w:rPr>
  </w:style>
  <w:style w:type="paragraph" w:styleId="CommentSubject">
    <w:name w:val="annotation subject"/>
    <w:basedOn w:val="CommentText"/>
    <w:next w:val="CommentText"/>
    <w:link w:val="CommentSubjectChar"/>
    <w:uiPriority w:val="99"/>
    <w:semiHidden/>
    <w:unhideWhenUsed/>
    <w:rsid w:val="003B7C25"/>
    <w:rPr>
      <w:b/>
      <w:bCs/>
    </w:rPr>
  </w:style>
  <w:style w:type="character" w:customStyle="1" w:styleId="CommentSubjectChar">
    <w:name w:val="Comment Subject Char"/>
    <w:basedOn w:val="CommentTextChar"/>
    <w:link w:val="CommentSubject"/>
    <w:uiPriority w:val="99"/>
    <w:semiHidden/>
    <w:rsid w:val="003B7C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864347">
      <w:bodyDiv w:val="1"/>
      <w:marLeft w:val="0"/>
      <w:marRight w:val="0"/>
      <w:marTop w:val="0"/>
      <w:marBottom w:val="0"/>
      <w:divBdr>
        <w:top w:val="none" w:sz="0" w:space="0" w:color="auto"/>
        <w:left w:val="none" w:sz="0" w:space="0" w:color="auto"/>
        <w:bottom w:val="none" w:sz="0" w:space="0" w:color="auto"/>
        <w:right w:val="none" w:sz="0" w:space="0" w:color="auto"/>
      </w:divBdr>
    </w:div>
    <w:div w:id="155390244">
      <w:bodyDiv w:val="1"/>
      <w:marLeft w:val="0"/>
      <w:marRight w:val="0"/>
      <w:marTop w:val="0"/>
      <w:marBottom w:val="0"/>
      <w:divBdr>
        <w:top w:val="none" w:sz="0" w:space="0" w:color="auto"/>
        <w:left w:val="none" w:sz="0" w:space="0" w:color="auto"/>
        <w:bottom w:val="none" w:sz="0" w:space="0" w:color="auto"/>
        <w:right w:val="none" w:sz="0" w:space="0" w:color="auto"/>
      </w:divBdr>
    </w:div>
    <w:div w:id="208498261">
      <w:bodyDiv w:val="1"/>
      <w:marLeft w:val="0"/>
      <w:marRight w:val="0"/>
      <w:marTop w:val="0"/>
      <w:marBottom w:val="0"/>
      <w:divBdr>
        <w:top w:val="none" w:sz="0" w:space="0" w:color="auto"/>
        <w:left w:val="none" w:sz="0" w:space="0" w:color="auto"/>
        <w:bottom w:val="none" w:sz="0" w:space="0" w:color="auto"/>
        <w:right w:val="none" w:sz="0" w:space="0" w:color="auto"/>
      </w:divBdr>
    </w:div>
    <w:div w:id="273102946">
      <w:bodyDiv w:val="1"/>
      <w:marLeft w:val="0"/>
      <w:marRight w:val="0"/>
      <w:marTop w:val="0"/>
      <w:marBottom w:val="0"/>
      <w:divBdr>
        <w:top w:val="none" w:sz="0" w:space="0" w:color="auto"/>
        <w:left w:val="none" w:sz="0" w:space="0" w:color="auto"/>
        <w:bottom w:val="none" w:sz="0" w:space="0" w:color="auto"/>
        <w:right w:val="none" w:sz="0" w:space="0" w:color="auto"/>
      </w:divBdr>
    </w:div>
    <w:div w:id="338777161">
      <w:bodyDiv w:val="1"/>
      <w:marLeft w:val="0"/>
      <w:marRight w:val="0"/>
      <w:marTop w:val="0"/>
      <w:marBottom w:val="0"/>
      <w:divBdr>
        <w:top w:val="none" w:sz="0" w:space="0" w:color="auto"/>
        <w:left w:val="none" w:sz="0" w:space="0" w:color="auto"/>
        <w:bottom w:val="none" w:sz="0" w:space="0" w:color="auto"/>
        <w:right w:val="none" w:sz="0" w:space="0" w:color="auto"/>
      </w:divBdr>
    </w:div>
    <w:div w:id="452748179">
      <w:bodyDiv w:val="1"/>
      <w:marLeft w:val="0"/>
      <w:marRight w:val="0"/>
      <w:marTop w:val="0"/>
      <w:marBottom w:val="0"/>
      <w:divBdr>
        <w:top w:val="none" w:sz="0" w:space="0" w:color="auto"/>
        <w:left w:val="none" w:sz="0" w:space="0" w:color="auto"/>
        <w:bottom w:val="none" w:sz="0" w:space="0" w:color="auto"/>
        <w:right w:val="none" w:sz="0" w:space="0" w:color="auto"/>
      </w:divBdr>
    </w:div>
    <w:div w:id="530411292">
      <w:bodyDiv w:val="1"/>
      <w:marLeft w:val="0"/>
      <w:marRight w:val="0"/>
      <w:marTop w:val="0"/>
      <w:marBottom w:val="0"/>
      <w:divBdr>
        <w:top w:val="none" w:sz="0" w:space="0" w:color="auto"/>
        <w:left w:val="none" w:sz="0" w:space="0" w:color="auto"/>
        <w:bottom w:val="none" w:sz="0" w:space="0" w:color="auto"/>
        <w:right w:val="none" w:sz="0" w:space="0" w:color="auto"/>
      </w:divBdr>
      <w:divsChild>
        <w:div w:id="1640575457">
          <w:marLeft w:val="0"/>
          <w:marRight w:val="0"/>
          <w:marTop w:val="0"/>
          <w:marBottom w:val="75"/>
          <w:divBdr>
            <w:top w:val="none" w:sz="0" w:space="0" w:color="auto"/>
            <w:left w:val="none" w:sz="0" w:space="0" w:color="auto"/>
            <w:bottom w:val="none" w:sz="0" w:space="0" w:color="auto"/>
            <w:right w:val="none" w:sz="0" w:space="0" w:color="auto"/>
          </w:divBdr>
        </w:div>
        <w:div w:id="1838382253">
          <w:marLeft w:val="0"/>
          <w:marRight w:val="0"/>
          <w:marTop w:val="0"/>
          <w:marBottom w:val="375"/>
          <w:divBdr>
            <w:top w:val="none" w:sz="0" w:space="0" w:color="auto"/>
            <w:left w:val="none" w:sz="0" w:space="0" w:color="auto"/>
            <w:bottom w:val="none" w:sz="0" w:space="0" w:color="auto"/>
            <w:right w:val="none" w:sz="0" w:space="0" w:color="auto"/>
          </w:divBdr>
          <w:divsChild>
            <w:div w:id="21224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484">
      <w:bodyDiv w:val="1"/>
      <w:marLeft w:val="0"/>
      <w:marRight w:val="0"/>
      <w:marTop w:val="0"/>
      <w:marBottom w:val="0"/>
      <w:divBdr>
        <w:top w:val="none" w:sz="0" w:space="0" w:color="auto"/>
        <w:left w:val="none" w:sz="0" w:space="0" w:color="auto"/>
        <w:bottom w:val="none" w:sz="0" w:space="0" w:color="auto"/>
        <w:right w:val="none" w:sz="0" w:space="0" w:color="auto"/>
      </w:divBdr>
    </w:div>
    <w:div w:id="615916374">
      <w:bodyDiv w:val="1"/>
      <w:marLeft w:val="0"/>
      <w:marRight w:val="0"/>
      <w:marTop w:val="0"/>
      <w:marBottom w:val="0"/>
      <w:divBdr>
        <w:top w:val="none" w:sz="0" w:space="0" w:color="auto"/>
        <w:left w:val="none" w:sz="0" w:space="0" w:color="auto"/>
        <w:bottom w:val="none" w:sz="0" w:space="0" w:color="auto"/>
        <w:right w:val="none" w:sz="0" w:space="0" w:color="auto"/>
      </w:divBdr>
      <w:divsChild>
        <w:div w:id="178854187">
          <w:marLeft w:val="0"/>
          <w:marRight w:val="0"/>
          <w:marTop w:val="0"/>
          <w:marBottom w:val="75"/>
          <w:divBdr>
            <w:top w:val="none" w:sz="0" w:space="0" w:color="auto"/>
            <w:left w:val="none" w:sz="0" w:space="0" w:color="auto"/>
            <w:bottom w:val="none" w:sz="0" w:space="0" w:color="auto"/>
            <w:right w:val="none" w:sz="0" w:space="0" w:color="auto"/>
          </w:divBdr>
        </w:div>
        <w:div w:id="1044525932">
          <w:marLeft w:val="0"/>
          <w:marRight w:val="0"/>
          <w:marTop w:val="0"/>
          <w:marBottom w:val="375"/>
          <w:divBdr>
            <w:top w:val="none" w:sz="0" w:space="0" w:color="auto"/>
            <w:left w:val="none" w:sz="0" w:space="0" w:color="auto"/>
            <w:bottom w:val="none" w:sz="0" w:space="0" w:color="auto"/>
            <w:right w:val="none" w:sz="0" w:space="0" w:color="auto"/>
          </w:divBdr>
          <w:divsChild>
            <w:div w:id="7079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0564">
      <w:bodyDiv w:val="1"/>
      <w:marLeft w:val="0"/>
      <w:marRight w:val="0"/>
      <w:marTop w:val="0"/>
      <w:marBottom w:val="0"/>
      <w:divBdr>
        <w:top w:val="none" w:sz="0" w:space="0" w:color="auto"/>
        <w:left w:val="none" w:sz="0" w:space="0" w:color="auto"/>
        <w:bottom w:val="none" w:sz="0" w:space="0" w:color="auto"/>
        <w:right w:val="none" w:sz="0" w:space="0" w:color="auto"/>
      </w:divBdr>
    </w:div>
    <w:div w:id="909384264">
      <w:bodyDiv w:val="1"/>
      <w:marLeft w:val="0"/>
      <w:marRight w:val="0"/>
      <w:marTop w:val="0"/>
      <w:marBottom w:val="0"/>
      <w:divBdr>
        <w:top w:val="none" w:sz="0" w:space="0" w:color="auto"/>
        <w:left w:val="none" w:sz="0" w:space="0" w:color="auto"/>
        <w:bottom w:val="none" w:sz="0" w:space="0" w:color="auto"/>
        <w:right w:val="none" w:sz="0" w:space="0" w:color="auto"/>
      </w:divBdr>
    </w:div>
    <w:div w:id="969212630">
      <w:bodyDiv w:val="1"/>
      <w:marLeft w:val="0"/>
      <w:marRight w:val="0"/>
      <w:marTop w:val="0"/>
      <w:marBottom w:val="0"/>
      <w:divBdr>
        <w:top w:val="none" w:sz="0" w:space="0" w:color="auto"/>
        <w:left w:val="none" w:sz="0" w:space="0" w:color="auto"/>
        <w:bottom w:val="none" w:sz="0" w:space="0" w:color="auto"/>
        <w:right w:val="none" w:sz="0" w:space="0" w:color="auto"/>
      </w:divBdr>
    </w:div>
    <w:div w:id="1119839620">
      <w:bodyDiv w:val="1"/>
      <w:marLeft w:val="0"/>
      <w:marRight w:val="0"/>
      <w:marTop w:val="0"/>
      <w:marBottom w:val="0"/>
      <w:divBdr>
        <w:top w:val="none" w:sz="0" w:space="0" w:color="auto"/>
        <w:left w:val="none" w:sz="0" w:space="0" w:color="auto"/>
        <w:bottom w:val="none" w:sz="0" w:space="0" w:color="auto"/>
        <w:right w:val="none" w:sz="0" w:space="0" w:color="auto"/>
      </w:divBdr>
    </w:div>
    <w:div w:id="1191644443">
      <w:bodyDiv w:val="1"/>
      <w:marLeft w:val="0"/>
      <w:marRight w:val="0"/>
      <w:marTop w:val="0"/>
      <w:marBottom w:val="0"/>
      <w:divBdr>
        <w:top w:val="none" w:sz="0" w:space="0" w:color="auto"/>
        <w:left w:val="none" w:sz="0" w:space="0" w:color="auto"/>
        <w:bottom w:val="none" w:sz="0" w:space="0" w:color="auto"/>
        <w:right w:val="none" w:sz="0" w:space="0" w:color="auto"/>
      </w:divBdr>
    </w:div>
    <w:div w:id="1235702370">
      <w:bodyDiv w:val="1"/>
      <w:marLeft w:val="0"/>
      <w:marRight w:val="0"/>
      <w:marTop w:val="0"/>
      <w:marBottom w:val="0"/>
      <w:divBdr>
        <w:top w:val="none" w:sz="0" w:space="0" w:color="auto"/>
        <w:left w:val="none" w:sz="0" w:space="0" w:color="auto"/>
        <w:bottom w:val="none" w:sz="0" w:space="0" w:color="auto"/>
        <w:right w:val="none" w:sz="0" w:space="0" w:color="auto"/>
      </w:divBdr>
      <w:divsChild>
        <w:div w:id="582033892">
          <w:marLeft w:val="0"/>
          <w:marRight w:val="0"/>
          <w:marTop w:val="0"/>
          <w:marBottom w:val="75"/>
          <w:divBdr>
            <w:top w:val="none" w:sz="0" w:space="0" w:color="auto"/>
            <w:left w:val="none" w:sz="0" w:space="0" w:color="auto"/>
            <w:bottom w:val="none" w:sz="0" w:space="0" w:color="auto"/>
            <w:right w:val="none" w:sz="0" w:space="0" w:color="auto"/>
          </w:divBdr>
        </w:div>
        <w:div w:id="970943289">
          <w:marLeft w:val="0"/>
          <w:marRight w:val="0"/>
          <w:marTop w:val="0"/>
          <w:marBottom w:val="375"/>
          <w:divBdr>
            <w:top w:val="none" w:sz="0" w:space="0" w:color="auto"/>
            <w:left w:val="none" w:sz="0" w:space="0" w:color="auto"/>
            <w:bottom w:val="none" w:sz="0" w:space="0" w:color="auto"/>
            <w:right w:val="none" w:sz="0" w:space="0" w:color="auto"/>
          </w:divBdr>
          <w:divsChild>
            <w:div w:id="4783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6832">
      <w:bodyDiv w:val="1"/>
      <w:marLeft w:val="0"/>
      <w:marRight w:val="0"/>
      <w:marTop w:val="0"/>
      <w:marBottom w:val="0"/>
      <w:divBdr>
        <w:top w:val="none" w:sz="0" w:space="0" w:color="auto"/>
        <w:left w:val="none" w:sz="0" w:space="0" w:color="auto"/>
        <w:bottom w:val="none" w:sz="0" w:space="0" w:color="auto"/>
        <w:right w:val="none" w:sz="0" w:space="0" w:color="auto"/>
      </w:divBdr>
      <w:divsChild>
        <w:div w:id="1627853871">
          <w:marLeft w:val="0"/>
          <w:marRight w:val="0"/>
          <w:marTop w:val="0"/>
          <w:marBottom w:val="0"/>
          <w:divBdr>
            <w:top w:val="none" w:sz="0" w:space="0" w:color="auto"/>
            <w:left w:val="none" w:sz="0" w:space="0" w:color="auto"/>
            <w:bottom w:val="none" w:sz="0" w:space="0" w:color="auto"/>
            <w:right w:val="none" w:sz="0" w:space="0" w:color="auto"/>
          </w:divBdr>
        </w:div>
        <w:div w:id="1703509933">
          <w:marLeft w:val="225"/>
          <w:marRight w:val="0"/>
          <w:marTop w:val="0"/>
          <w:marBottom w:val="0"/>
          <w:divBdr>
            <w:top w:val="none" w:sz="0" w:space="0" w:color="auto"/>
            <w:left w:val="none" w:sz="0" w:space="0" w:color="auto"/>
            <w:bottom w:val="none" w:sz="0" w:space="0" w:color="auto"/>
            <w:right w:val="none" w:sz="0" w:space="0" w:color="auto"/>
          </w:divBdr>
        </w:div>
      </w:divsChild>
    </w:div>
    <w:div w:id="1327977210">
      <w:bodyDiv w:val="1"/>
      <w:marLeft w:val="0"/>
      <w:marRight w:val="0"/>
      <w:marTop w:val="0"/>
      <w:marBottom w:val="0"/>
      <w:divBdr>
        <w:top w:val="none" w:sz="0" w:space="0" w:color="auto"/>
        <w:left w:val="none" w:sz="0" w:space="0" w:color="auto"/>
        <w:bottom w:val="none" w:sz="0" w:space="0" w:color="auto"/>
        <w:right w:val="none" w:sz="0" w:space="0" w:color="auto"/>
      </w:divBdr>
    </w:div>
    <w:div w:id="1361858857">
      <w:bodyDiv w:val="1"/>
      <w:marLeft w:val="0"/>
      <w:marRight w:val="0"/>
      <w:marTop w:val="0"/>
      <w:marBottom w:val="0"/>
      <w:divBdr>
        <w:top w:val="none" w:sz="0" w:space="0" w:color="auto"/>
        <w:left w:val="none" w:sz="0" w:space="0" w:color="auto"/>
        <w:bottom w:val="none" w:sz="0" w:space="0" w:color="auto"/>
        <w:right w:val="none" w:sz="0" w:space="0" w:color="auto"/>
      </w:divBdr>
      <w:divsChild>
        <w:div w:id="846486573">
          <w:marLeft w:val="547"/>
          <w:marRight w:val="0"/>
          <w:marTop w:val="67"/>
          <w:marBottom w:val="240"/>
          <w:divBdr>
            <w:top w:val="none" w:sz="0" w:space="0" w:color="auto"/>
            <w:left w:val="none" w:sz="0" w:space="0" w:color="auto"/>
            <w:bottom w:val="none" w:sz="0" w:space="0" w:color="auto"/>
            <w:right w:val="none" w:sz="0" w:space="0" w:color="auto"/>
          </w:divBdr>
        </w:div>
        <w:div w:id="1312322947">
          <w:marLeft w:val="547"/>
          <w:marRight w:val="0"/>
          <w:marTop w:val="67"/>
          <w:marBottom w:val="240"/>
          <w:divBdr>
            <w:top w:val="none" w:sz="0" w:space="0" w:color="auto"/>
            <w:left w:val="none" w:sz="0" w:space="0" w:color="auto"/>
            <w:bottom w:val="none" w:sz="0" w:space="0" w:color="auto"/>
            <w:right w:val="none" w:sz="0" w:space="0" w:color="auto"/>
          </w:divBdr>
        </w:div>
        <w:div w:id="1739090075">
          <w:marLeft w:val="547"/>
          <w:marRight w:val="0"/>
          <w:marTop w:val="67"/>
          <w:marBottom w:val="240"/>
          <w:divBdr>
            <w:top w:val="none" w:sz="0" w:space="0" w:color="auto"/>
            <w:left w:val="none" w:sz="0" w:space="0" w:color="auto"/>
            <w:bottom w:val="none" w:sz="0" w:space="0" w:color="auto"/>
            <w:right w:val="none" w:sz="0" w:space="0" w:color="auto"/>
          </w:divBdr>
        </w:div>
        <w:div w:id="1972594070">
          <w:marLeft w:val="547"/>
          <w:marRight w:val="0"/>
          <w:marTop w:val="67"/>
          <w:marBottom w:val="240"/>
          <w:divBdr>
            <w:top w:val="none" w:sz="0" w:space="0" w:color="auto"/>
            <w:left w:val="none" w:sz="0" w:space="0" w:color="auto"/>
            <w:bottom w:val="none" w:sz="0" w:space="0" w:color="auto"/>
            <w:right w:val="none" w:sz="0" w:space="0" w:color="auto"/>
          </w:divBdr>
        </w:div>
        <w:div w:id="2044592173">
          <w:marLeft w:val="547"/>
          <w:marRight w:val="0"/>
          <w:marTop w:val="67"/>
          <w:marBottom w:val="240"/>
          <w:divBdr>
            <w:top w:val="none" w:sz="0" w:space="0" w:color="auto"/>
            <w:left w:val="none" w:sz="0" w:space="0" w:color="auto"/>
            <w:bottom w:val="none" w:sz="0" w:space="0" w:color="auto"/>
            <w:right w:val="none" w:sz="0" w:space="0" w:color="auto"/>
          </w:divBdr>
        </w:div>
      </w:divsChild>
    </w:div>
    <w:div w:id="1367217945">
      <w:bodyDiv w:val="1"/>
      <w:marLeft w:val="0"/>
      <w:marRight w:val="0"/>
      <w:marTop w:val="0"/>
      <w:marBottom w:val="0"/>
      <w:divBdr>
        <w:top w:val="none" w:sz="0" w:space="0" w:color="auto"/>
        <w:left w:val="none" w:sz="0" w:space="0" w:color="auto"/>
        <w:bottom w:val="none" w:sz="0" w:space="0" w:color="auto"/>
        <w:right w:val="none" w:sz="0" w:space="0" w:color="auto"/>
      </w:divBdr>
    </w:div>
    <w:div w:id="1494878823">
      <w:bodyDiv w:val="1"/>
      <w:marLeft w:val="0"/>
      <w:marRight w:val="0"/>
      <w:marTop w:val="0"/>
      <w:marBottom w:val="0"/>
      <w:divBdr>
        <w:top w:val="none" w:sz="0" w:space="0" w:color="auto"/>
        <w:left w:val="none" w:sz="0" w:space="0" w:color="auto"/>
        <w:bottom w:val="none" w:sz="0" w:space="0" w:color="auto"/>
        <w:right w:val="none" w:sz="0" w:space="0" w:color="auto"/>
      </w:divBdr>
      <w:divsChild>
        <w:div w:id="633298151">
          <w:marLeft w:val="0"/>
          <w:marRight w:val="0"/>
          <w:marTop w:val="0"/>
          <w:marBottom w:val="0"/>
          <w:divBdr>
            <w:top w:val="none" w:sz="0" w:space="0" w:color="auto"/>
            <w:left w:val="none" w:sz="0" w:space="0" w:color="auto"/>
            <w:bottom w:val="none" w:sz="0" w:space="0" w:color="auto"/>
            <w:right w:val="none" w:sz="0" w:space="0" w:color="auto"/>
          </w:divBdr>
          <w:divsChild>
            <w:div w:id="1707174233">
              <w:marLeft w:val="0"/>
              <w:marRight w:val="0"/>
              <w:marTop w:val="0"/>
              <w:marBottom w:val="0"/>
              <w:divBdr>
                <w:top w:val="none" w:sz="0" w:space="0" w:color="auto"/>
                <w:left w:val="none" w:sz="0" w:space="0" w:color="auto"/>
                <w:bottom w:val="none" w:sz="0" w:space="0" w:color="auto"/>
                <w:right w:val="none" w:sz="0" w:space="0" w:color="auto"/>
              </w:divBdr>
              <w:divsChild>
                <w:div w:id="1472942175">
                  <w:marLeft w:val="0"/>
                  <w:marRight w:val="735"/>
                  <w:marTop w:val="0"/>
                  <w:marBottom w:val="0"/>
                  <w:divBdr>
                    <w:top w:val="none" w:sz="0" w:space="0" w:color="auto"/>
                    <w:left w:val="none" w:sz="0" w:space="0" w:color="auto"/>
                    <w:bottom w:val="none" w:sz="0" w:space="0" w:color="auto"/>
                    <w:right w:val="none" w:sz="0" w:space="0" w:color="auto"/>
                  </w:divBdr>
                  <w:divsChild>
                    <w:div w:id="1192111930">
                      <w:marLeft w:val="0"/>
                      <w:marRight w:val="0"/>
                      <w:marTop w:val="0"/>
                      <w:marBottom w:val="0"/>
                      <w:divBdr>
                        <w:top w:val="none" w:sz="0" w:space="0" w:color="auto"/>
                        <w:left w:val="none" w:sz="0" w:space="0" w:color="auto"/>
                        <w:bottom w:val="none" w:sz="0" w:space="0" w:color="auto"/>
                        <w:right w:val="none" w:sz="0" w:space="0" w:color="auto"/>
                      </w:divBdr>
                    </w:div>
                  </w:divsChild>
                </w:div>
                <w:div w:id="1564098267">
                  <w:marLeft w:val="0"/>
                  <w:marRight w:val="0"/>
                  <w:marTop w:val="0"/>
                  <w:marBottom w:val="0"/>
                  <w:divBdr>
                    <w:top w:val="none" w:sz="0" w:space="0" w:color="auto"/>
                    <w:left w:val="none" w:sz="0" w:space="0" w:color="auto"/>
                    <w:bottom w:val="none" w:sz="0" w:space="0" w:color="auto"/>
                    <w:right w:val="none" w:sz="0" w:space="0" w:color="auto"/>
                  </w:divBdr>
                  <w:divsChild>
                    <w:div w:id="18080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51090">
          <w:marLeft w:val="0"/>
          <w:marRight w:val="0"/>
          <w:marTop w:val="0"/>
          <w:marBottom w:val="0"/>
          <w:divBdr>
            <w:top w:val="none" w:sz="0" w:space="0" w:color="auto"/>
            <w:left w:val="none" w:sz="0" w:space="0" w:color="auto"/>
            <w:bottom w:val="none" w:sz="0" w:space="0" w:color="auto"/>
            <w:right w:val="none" w:sz="0" w:space="0" w:color="auto"/>
          </w:divBdr>
        </w:div>
      </w:divsChild>
    </w:div>
    <w:div w:id="1609583184">
      <w:bodyDiv w:val="1"/>
      <w:marLeft w:val="0"/>
      <w:marRight w:val="0"/>
      <w:marTop w:val="0"/>
      <w:marBottom w:val="0"/>
      <w:divBdr>
        <w:top w:val="none" w:sz="0" w:space="0" w:color="auto"/>
        <w:left w:val="none" w:sz="0" w:space="0" w:color="auto"/>
        <w:bottom w:val="none" w:sz="0" w:space="0" w:color="auto"/>
        <w:right w:val="none" w:sz="0" w:space="0" w:color="auto"/>
      </w:divBdr>
      <w:divsChild>
        <w:div w:id="198054555">
          <w:marLeft w:val="225"/>
          <w:marRight w:val="0"/>
          <w:marTop w:val="0"/>
          <w:marBottom w:val="0"/>
          <w:divBdr>
            <w:top w:val="none" w:sz="0" w:space="0" w:color="auto"/>
            <w:left w:val="none" w:sz="0" w:space="0" w:color="auto"/>
            <w:bottom w:val="none" w:sz="0" w:space="0" w:color="auto"/>
            <w:right w:val="none" w:sz="0" w:space="0" w:color="auto"/>
          </w:divBdr>
        </w:div>
        <w:div w:id="1127894051">
          <w:marLeft w:val="0"/>
          <w:marRight w:val="0"/>
          <w:marTop w:val="0"/>
          <w:marBottom w:val="0"/>
          <w:divBdr>
            <w:top w:val="none" w:sz="0" w:space="0" w:color="auto"/>
            <w:left w:val="none" w:sz="0" w:space="0" w:color="auto"/>
            <w:bottom w:val="none" w:sz="0" w:space="0" w:color="auto"/>
            <w:right w:val="none" w:sz="0" w:space="0" w:color="auto"/>
          </w:divBdr>
        </w:div>
      </w:divsChild>
    </w:div>
    <w:div w:id="1660386153">
      <w:bodyDiv w:val="1"/>
      <w:marLeft w:val="0"/>
      <w:marRight w:val="0"/>
      <w:marTop w:val="0"/>
      <w:marBottom w:val="0"/>
      <w:divBdr>
        <w:top w:val="none" w:sz="0" w:space="0" w:color="auto"/>
        <w:left w:val="none" w:sz="0" w:space="0" w:color="auto"/>
        <w:bottom w:val="none" w:sz="0" w:space="0" w:color="auto"/>
        <w:right w:val="none" w:sz="0" w:space="0" w:color="auto"/>
      </w:divBdr>
    </w:div>
    <w:div w:id="1679963755">
      <w:bodyDiv w:val="1"/>
      <w:marLeft w:val="0"/>
      <w:marRight w:val="0"/>
      <w:marTop w:val="0"/>
      <w:marBottom w:val="0"/>
      <w:divBdr>
        <w:top w:val="none" w:sz="0" w:space="0" w:color="auto"/>
        <w:left w:val="none" w:sz="0" w:space="0" w:color="auto"/>
        <w:bottom w:val="none" w:sz="0" w:space="0" w:color="auto"/>
        <w:right w:val="none" w:sz="0" w:space="0" w:color="auto"/>
      </w:divBdr>
      <w:divsChild>
        <w:div w:id="834880916">
          <w:marLeft w:val="0"/>
          <w:marRight w:val="0"/>
          <w:marTop w:val="0"/>
          <w:marBottom w:val="0"/>
          <w:divBdr>
            <w:top w:val="none" w:sz="0" w:space="0" w:color="auto"/>
            <w:left w:val="none" w:sz="0" w:space="0" w:color="auto"/>
            <w:bottom w:val="none" w:sz="0" w:space="0" w:color="auto"/>
            <w:right w:val="none" w:sz="0" w:space="0" w:color="auto"/>
          </w:divBdr>
        </w:div>
        <w:div w:id="1932934446">
          <w:marLeft w:val="0"/>
          <w:marRight w:val="735"/>
          <w:marTop w:val="0"/>
          <w:marBottom w:val="0"/>
          <w:divBdr>
            <w:top w:val="none" w:sz="0" w:space="0" w:color="auto"/>
            <w:left w:val="none" w:sz="0" w:space="0" w:color="auto"/>
            <w:bottom w:val="none" w:sz="0" w:space="0" w:color="auto"/>
            <w:right w:val="none" w:sz="0" w:space="0" w:color="auto"/>
          </w:divBdr>
          <w:divsChild>
            <w:div w:id="4677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6022">
      <w:bodyDiv w:val="1"/>
      <w:marLeft w:val="0"/>
      <w:marRight w:val="0"/>
      <w:marTop w:val="0"/>
      <w:marBottom w:val="0"/>
      <w:divBdr>
        <w:top w:val="none" w:sz="0" w:space="0" w:color="auto"/>
        <w:left w:val="none" w:sz="0" w:space="0" w:color="auto"/>
        <w:bottom w:val="none" w:sz="0" w:space="0" w:color="auto"/>
        <w:right w:val="none" w:sz="0" w:space="0" w:color="auto"/>
      </w:divBdr>
      <w:divsChild>
        <w:div w:id="302198653">
          <w:marLeft w:val="547"/>
          <w:marRight w:val="0"/>
          <w:marTop w:val="67"/>
          <w:marBottom w:val="240"/>
          <w:divBdr>
            <w:top w:val="none" w:sz="0" w:space="0" w:color="auto"/>
            <w:left w:val="none" w:sz="0" w:space="0" w:color="auto"/>
            <w:bottom w:val="none" w:sz="0" w:space="0" w:color="auto"/>
            <w:right w:val="none" w:sz="0" w:space="0" w:color="auto"/>
          </w:divBdr>
        </w:div>
        <w:div w:id="606273749">
          <w:marLeft w:val="547"/>
          <w:marRight w:val="0"/>
          <w:marTop w:val="67"/>
          <w:marBottom w:val="240"/>
          <w:divBdr>
            <w:top w:val="none" w:sz="0" w:space="0" w:color="auto"/>
            <w:left w:val="none" w:sz="0" w:space="0" w:color="auto"/>
            <w:bottom w:val="none" w:sz="0" w:space="0" w:color="auto"/>
            <w:right w:val="none" w:sz="0" w:space="0" w:color="auto"/>
          </w:divBdr>
        </w:div>
        <w:div w:id="635986778">
          <w:marLeft w:val="547"/>
          <w:marRight w:val="0"/>
          <w:marTop w:val="67"/>
          <w:marBottom w:val="240"/>
          <w:divBdr>
            <w:top w:val="none" w:sz="0" w:space="0" w:color="auto"/>
            <w:left w:val="none" w:sz="0" w:space="0" w:color="auto"/>
            <w:bottom w:val="none" w:sz="0" w:space="0" w:color="auto"/>
            <w:right w:val="none" w:sz="0" w:space="0" w:color="auto"/>
          </w:divBdr>
        </w:div>
        <w:div w:id="916591182">
          <w:marLeft w:val="547"/>
          <w:marRight w:val="0"/>
          <w:marTop w:val="67"/>
          <w:marBottom w:val="240"/>
          <w:divBdr>
            <w:top w:val="none" w:sz="0" w:space="0" w:color="auto"/>
            <w:left w:val="none" w:sz="0" w:space="0" w:color="auto"/>
            <w:bottom w:val="none" w:sz="0" w:space="0" w:color="auto"/>
            <w:right w:val="none" w:sz="0" w:space="0" w:color="auto"/>
          </w:divBdr>
        </w:div>
        <w:div w:id="1002899476">
          <w:marLeft w:val="547"/>
          <w:marRight w:val="0"/>
          <w:marTop w:val="67"/>
          <w:marBottom w:val="240"/>
          <w:divBdr>
            <w:top w:val="none" w:sz="0" w:space="0" w:color="auto"/>
            <w:left w:val="none" w:sz="0" w:space="0" w:color="auto"/>
            <w:bottom w:val="none" w:sz="0" w:space="0" w:color="auto"/>
            <w:right w:val="none" w:sz="0" w:space="0" w:color="auto"/>
          </w:divBdr>
        </w:div>
      </w:divsChild>
    </w:div>
    <w:div w:id="1834025314">
      <w:bodyDiv w:val="1"/>
      <w:marLeft w:val="0"/>
      <w:marRight w:val="0"/>
      <w:marTop w:val="0"/>
      <w:marBottom w:val="0"/>
      <w:divBdr>
        <w:top w:val="none" w:sz="0" w:space="0" w:color="auto"/>
        <w:left w:val="none" w:sz="0" w:space="0" w:color="auto"/>
        <w:bottom w:val="none" w:sz="0" w:space="0" w:color="auto"/>
        <w:right w:val="none" w:sz="0" w:space="0" w:color="auto"/>
      </w:divBdr>
    </w:div>
    <w:div w:id="1853297938">
      <w:bodyDiv w:val="1"/>
      <w:marLeft w:val="0"/>
      <w:marRight w:val="0"/>
      <w:marTop w:val="0"/>
      <w:marBottom w:val="0"/>
      <w:divBdr>
        <w:top w:val="none" w:sz="0" w:space="0" w:color="auto"/>
        <w:left w:val="none" w:sz="0" w:space="0" w:color="auto"/>
        <w:bottom w:val="none" w:sz="0" w:space="0" w:color="auto"/>
        <w:right w:val="none" w:sz="0" w:space="0" w:color="auto"/>
      </w:divBdr>
    </w:div>
    <w:div w:id="1918903265">
      <w:bodyDiv w:val="1"/>
      <w:marLeft w:val="0"/>
      <w:marRight w:val="0"/>
      <w:marTop w:val="0"/>
      <w:marBottom w:val="0"/>
      <w:divBdr>
        <w:top w:val="none" w:sz="0" w:space="0" w:color="auto"/>
        <w:left w:val="none" w:sz="0" w:space="0" w:color="auto"/>
        <w:bottom w:val="none" w:sz="0" w:space="0" w:color="auto"/>
        <w:right w:val="none" w:sz="0" w:space="0" w:color="auto"/>
      </w:divBdr>
    </w:div>
    <w:div w:id="2073190679">
      <w:bodyDiv w:val="1"/>
      <w:marLeft w:val="0"/>
      <w:marRight w:val="0"/>
      <w:marTop w:val="0"/>
      <w:marBottom w:val="0"/>
      <w:divBdr>
        <w:top w:val="none" w:sz="0" w:space="0" w:color="auto"/>
        <w:left w:val="none" w:sz="0" w:space="0" w:color="auto"/>
        <w:bottom w:val="none" w:sz="0" w:space="0" w:color="auto"/>
        <w:right w:val="none" w:sz="0" w:space="0" w:color="auto"/>
      </w:divBdr>
    </w:div>
    <w:div w:id="20937728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mailto:Christopher@sindeo.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indeo.com/about/"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primelending.com" TargetMode="External"/><Relationship Id="rId17" Type="http://schemas.openxmlformats.org/officeDocument/2006/relationships/hyperlink" Target="https://thebatterysf.com/"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www2.dre.ca.gov/publicasp/pplinfo.asp?License_id=01872276" TargetMode="External"/><Relationship Id="rId2" Type="http://schemas.openxmlformats.org/officeDocument/2006/relationships/numbering" Target="numbering.xml"/><Relationship Id="rId16" Type="http://schemas.openxmlformats.org/officeDocument/2006/relationships/hyperlink" Target="http://www.learnvest.com" TargetMode="External"/><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5.png"/><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nmlsconsumeraccess.org/EntityDetails.aspx/INDIVIDUAL/238742"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www.moneypark.com" TargetMode="External"/><Relationship Id="rId27" Type="http://schemas.openxmlformats.org/officeDocument/2006/relationships/hyperlink" Target="https://affiliates.beta.mymoneypark.com/en/property-partners-tool/result/567"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80A18-1BB9-4C40-AFE2-57A85CB82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23</Pages>
  <Words>3305</Words>
  <Characters>18845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 Y Zohar</dc:creator>
  <cp:keywords/>
  <dc:description/>
  <cp:lastModifiedBy>Betsy Chapman</cp:lastModifiedBy>
  <cp:revision>21</cp:revision>
  <dcterms:created xsi:type="dcterms:W3CDTF">2013-11-05T17:11:00Z</dcterms:created>
  <dcterms:modified xsi:type="dcterms:W3CDTF">2013-11-07T23:45:00Z</dcterms:modified>
</cp:coreProperties>
</file>